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A18D" w14:textId="77777777" w:rsidR="00B65E76" w:rsidRPr="00164AE9" w:rsidDel="00F36984" w:rsidRDefault="00B65E76" w:rsidP="00AC7255">
      <w:pPr>
        <w:pStyle w:val="Header"/>
        <w:rPr>
          <w:del w:id="0" w:author="Gayathiri Kumar" w:date="2025-10-16T11:02:00Z" w16du:dateUtc="2025-10-16T15:02:00Z"/>
          <w:sz w:val="18"/>
          <w:szCs w:val="18"/>
        </w:rPr>
      </w:pPr>
    </w:p>
    <w:p w14:paraId="1943FD6D" w14:textId="6B63CEF7" w:rsidR="00723C06" w:rsidDel="00F36984" w:rsidRDefault="00723C06" w:rsidP="00F36984">
      <w:pPr>
        <w:pStyle w:val="Header"/>
        <w:rPr>
          <w:del w:id="1" w:author="Gayathiri Kumar" w:date="2025-10-16T11:02:00Z" w16du:dateUtc="2025-10-16T15:02:00Z"/>
          <w:rFonts w:asciiTheme="minorHAnsi" w:eastAsia="Adobe Clean" w:hAnsiTheme="minorHAnsi" w:cstheme="minorHAnsi"/>
          <w:b/>
          <w:bCs/>
          <w:sz w:val="40"/>
          <w:szCs w:val="40"/>
        </w:rPr>
        <w:pPrChange w:id="2" w:author="Gayathiri Kumar" w:date="2025-10-16T11:02:00Z" w16du:dateUtc="2025-10-16T15:02:00Z">
          <w:pPr>
            <w:pStyle w:val="Header"/>
            <w:jc w:val="center"/>
          </w:pPr>
        </w:pPrChange>
      </w:pPr>
      <w:del w:id="3" w:author="Gayathiri Kumar" w:date="2025-10-16T11:02:00Z" w16du:dateUtc="2025-10-16T15:02:00Z">
        <w:r w:rsidDel="00F36984">
          <w:rPr>
            <w:rFonts w:asciiTheme="minorHAnsi" w:eastAsia="Adobe Clean" w:hAnsiTheme="minorHAnsi" w:cstheme="minorHAnsi"/>
            <w:b/>
            <w:bCs/>
            <w:sz w:val="40"/>
            <w:szCs w:val="40"/>
            <w:highlight w:val="yellow"/>
          </w:rPr>
          <w:delText>PLEASE READ</w:delText>
        </w:r>
        <w:r w:rsidRPr="004C70B2" w:rsidDel="00F36984">
          <w:rPr>
            <w:rFonts w:asciiTheme="minorHAnsi" w:eastAsia="Adobe Clean" w:hAnsiTheme="minorHAnsi" w:cstheme="minorHAnsi"/>
            <w:b/>
            <w:bCs/>
            <w:sz w:val="40"/>
            <w:szCs w:val="40"/>
            <w:highlight w:val="yellow"/>
          </w:rPr>
          <w:delText xml:space="preserve"> – </w:delText>
        </w:r>
        <w:r w:rsidDel="00F36984">
          <w:rPr>
            <w:rFonts w:asciiTheme="minorHAnsi" w:eastAsia="Adobe Clean" w:hAnsiTheme="minorHAnsi" w:cstheme="minorHAnsi"/>
            <w:b/>
            <w:bCs/>
            <w:sz w:val="40"/>
            <w:szCs w:val="40"/>
            <w:highlight w:val="yellow"/>
          </w:rPr>
          <w:delText xml:space="preserve">DO </w:delText>
        </w:r>
        <w:r w:rsidRPr="004C70B2" w:rsidDel="00F36984">
          <w:rPr>
            <w:rFonts w:asciiTheme="minorHAnsi" w:eastAsia="Adobe Clean" w:hAnsiTheme="minorHAnsi" w:cstheme="minorHAnsi"/>
            <w:b/>
            <w:bCs/>
            <w:sz w:val="40"/>
            <w:szCs w:val="40"/>
            <w:highlight w:val="yellow"/>
          </w:rPr>
          <w:delText>NO</w:delText>
        </w:r>
        <w:r w:rsidDel="00F36984">
          <w:rPr>
            <w:rFonts w:asciiTheme="minorHAnsi" w:eastAsia="Adobe Clean" w:hAnsiTheme="minorHAnsi" w:cstheme="minorHAnsi"/>
            <w:b/>
            <w:bCs/>
            <w:sz w:val="40"/>
            <w:szCs w:val="40"/>
            <w:highlight w:val="yellow"/>
          </w:rPr>
          <w:delText>T Edit this version of the SOW Template and save it to SHAREPOINT! Please download a copy to your laptop for your personal use. This is the official and approved template and SHOULD NOT be modified</w:delText>
        </w:r>
      </w:del>
    </w:p>
    <w:p w14:paraId="605E0FE5" w14:textId="6F07D2AA" w:rsidR="00723C06" w:rsidDel="00F36984" w:rsidRDefault="00723C06" w:rsidP="00F36984">
      <w:pPr>
        <w:pStyle w:val="Header"/>
        <w:rPr>
          <w:del w:id="4" w:author="Gayathiri Kumar" w:date="2025-10-16T11:02:00Z" w16du:dateUtc="2025-10-16T15:02:00Z"/>
          <w:rFonts w:asciiTheme="minorHAnsi" w:eastAsia="Adobe Clean" w:hAnsiTheme="minorHAnsi" w:cstheme="minorHAnsi"/>
          <w:b/>
          <w:bCs/>
          <w:sz w:val="40"/>
          <w:szCs w:val="40"/>
        </w:rPr>
        <w:pPrChange w:id="5" w:author="Gayathiri Kumar" w:date="2025-10-16T11:02:00Z" w16du:dateUtc="2025-10-16T15:02:00Z">
          <w:pPr>
            <w:pStyle w:val="Header"/>
            <w:jc w:val="center"/>
          </w:pPr>
        </w:pPrChange>
      </w:pPr>
    </w:p>
    <w:p w14:paraId="1394A11B" w14:textId="1D383AA4" w:rsidR="00723C06" w:rsidRPr="007A6365" w:rsidDel="00F36984" w:rsidRDefault="00723C06" w:rsidP="00F36984">
      <w:pPr>
        <w:pStyle w:val="Header"/>
        <w:rPr>
          <w:del w:id="6" w:author="Gayathiri Kumar" w:date="2025-10-16T11:02:00Z" w16du:dateUtc="2025-10-16T15:02:00Z"/>
          <w:sz w:val="24"/>
        </w:rPr>
        <w:pPrChange w:id="7" w:author="Gayathiri Kumar" w:date="2025-10-16T11:02:00Z" w16du:dateUtc="2025-10-16T15:02:00Z">
          <w:pPr>
            <w:pStyle w:val="Header"/>
            <w:jc w:val="center"/>
          </w:pPr>
        </w:pPrChange>
      </w:pPr>
      <w:del w:id="8" w:author="Gayathiri Kumar" w:date="2025-10-16T11:02:00Z" w16du:dateUtc="2025-10-16T15:02:00Z">
        <w:r w:rsidRPr="007A6365" w:rsidDel="00F36984">
          <w:rPr>
            <w:rFonts w:asciiTheme="minorHAnsi" w:eastAsia="Adobe Clean" w:hAnsiTheme="minorHAnsi" w:cstheme="minorHAnsi"/>
            <w:b/>
            <w:bCs/>
            <w:sz w:val="24"/>
            <w:highlight w:val="yellow"/>
          </w:rPr>
          <w:delText>If you have any questions, please reach out to Alex Gorlick (</w:delText>
        </w:r>
        <w:r w:rsidDel="00F36984">
          <w:fldChar w:fldCharType="begin"/>
        </w:r>
        <w:r w:rsidDel="00F36984">
          <w:delInstrText>HYPERLINK "mailto:zousmer@adobe.com"</w:delInstrText>
        </w:r>
        <w:r w:rsidDel="00F36984">
          <w:fldChar w:fldCharType="separate"/>
        </w:r>
        <w:r w:rsidRPr="00FC1CCA" w:rsidDel="00F36984">
          <w:rPr>
            <w:rStyle w:val="Hyperlink"/>
            <w:rFonts w:ascii="Roboto" w:hAnsi="Roboto"/>
            <w:sz w:val="24"/>
            <w:shd w:val="clear" w:color="auto" w:fill="FFFFFF"/>
          </w:rPr>
          <w:delText>zousmer@adobe.com</w:delText>
        </w:r>
        <w:r w:rsidDel="00F36984">
          <w:fldChar w:fldCharType="end"/>
        </w:r>
        <w:r w:rsidDel="00F36984">
          <w:rPr>
            <w:rFonts w:ascii="Roboto" w:hAnsi="Roboto"/>
            <w:color w:val="005CB9"/>
            <w:sz w:val="24"/>
            <w:shd w:val="clear" w:color="auto" w:fill="FFFFFF"/>
          </w:rPr>
          <w:delText xml:space="preserve"> </w:delText>
        </w:r>
        <w:r w:rsidRPr="007A6365" w:rsidDel="00F36984">
          <w:rPr>
            <w:rFonts w:asciiTheme="minorHAnsi" w:eastAsia="Adobe Clean" w:hAnsiTheme="minorHAnsi" w:cstheme="minorHAnsi"/>
            <w:b/>
            <w:bCs/>
            <w:sz w:val="24"/>
            <w:highlight w:val="yellow"/>
          </w:rPr>
          <w:delText xml:space="preserve">) and/or </w:delText>
        </w:r>
        <w:r w:rsidR="004B0073" w:rsidDel="00F36984">
          <w:rPr>
            <w:rFonts w:asciiTheme="minorHAnsi" w:eastAsia="Adobe Clean" w:hAnsiTheme="minorHAnsi" w:cstheme="minorHAnsi"/>
            <w:b/>
            <w:bCs/>
            <w:sz w:val="24"/>
          </w:rPr>
          <w:delText>Emily Akhtar (</w:delText>
        </w:r>
        <w:r w:rsidR="00037A9C" w:rsidDel="00F36984">
          <w:fldChar w:fldCharType="begin"/>
        </w:r>
        <w:r w:rsidR="00037A9C" w:rsidDel="00F36984">
          <w:delInstrText>HYPERLINK "emakhtar@adobe.com"</w:delInstrText>
        </w:r>
        <w:r w:rsidR="00037A9C" w:rsidDel="00F36984">
          <w:fldChar w:fldCharType="separate"/>
        </w:r>
        <w:r w:rsidR="00037A9C" w:rsidRPr="00D12DCF" w:rsidDel="00F36984">
          <w:rPr>
            <w:rStyle w:val="Hyperlink"/>
            <w:rFonts w:asciiTheme="minorHAnsi" w:eastAsia="Adobe Clean" w:hAnsiTheme="minorHAnsi" w:cstheme="minorHAnsi"/>
            <w:b/>
            <w:bCs/>
            <w:sz w:val="24"/>
          </w:rPr>
          <w:delText>emakhtar@adobe.com</w:delText>
        </w:r>
        <w:r w:rsidR="00037A9C" w:rsidDel="00F36984">
          <w:fldChar w:fldCharType="end"/>
        </w:r>
        <w:r w:rsidR="00037A9C" w:rsidDel="00F36984">
          <w:rPr>
            <w:rFonts w:asciiTheme="minorHAnsi" w:eastAsia="Adobe Clean" w:hAnsiTheme="minorHAnsi" w:cstheme="minorHAnsi"/>
            <w:b/>
            <w:bCs/>
            <w:sz w:val="24"/>
          </w:rPr>
          <w:delText>)</w:delText>
        </w:r>
      </w:del>
    </w:p>
    <w:p w14:paraId="352D85C5" w14:textId="3A6BBC23" w:rsidR="00723C06" w:rsidDel="00F36984" w:rsidRDefault="00AC7255" w:rsidP="00F36984">
      <w:pPr>
        <w:pStyle w:val="Header"/>
        <w:rPr>
          <w:del w:id="9" w:author="Gayathiri Kumar" w:date="2025-10-16T11:02:00Z" w16du:dateUtc="2025-10-16T15:02:00Z"/>
          <w:rFonts w:asciiTheme="minorHAnsi" w:hAnsiTheme="minorHAnsi" w:cstheme="minorHAnsi"/>
          <w:sz w:val="18"/>
          <w:szCs w:val="18"/>
        </w:rPr>
        <w:pPrChange w:id="10" w:author="Gayathiri Kumar" w:date="2025-10-16T11:02:00Z" w16du:dateUtc="2025-10-16T15:02:00Z">
          <w:pPr>
            <w:pStyle w:val="Header"/>
          </w:pPr>
        </w:pPrChange>
      </w:pPr>
      <w:del w:id="11" w:author="Gayathiri Kumar" w:date="2025-10-16T11:02:00Z" w16du:dateUtc="2025-10-16T15:02:00Z">
        <w:r w:rsidRPr="00164AE9" w:rsidDel="00F36984">
          <w:rPr>
            <w:rFonts w:asciiTheme="minorHAnsi" w:hAnsiTheme="minorHAnsi" w:cstheme="minorHAnsi"/>
            <w:sz w:val="18"/>
            <w:szCs w:val="18"/>
          </w:rPr>
          <w:tab/>
        </w:r>
      </w:del>
    </w:p>
    <w:p w14:paraId="290B81F1" w14:textId="77777777" w:rsidR="00723C06" w:rsidRDefault="00723C06" w:rsidP="00F36984">
      <w:pPr>
        <w:pStyle w:val="Header"/>
        <w:rPr>
          <w:rFonts w:asciiTheme="minorHAnsi" w:hAnsiTheme="minorHAnsi" w:cstheme="minorHAnsi"/>
          <w:sz w:val="18"/>
          <w:szCs w:val="18"/>
        </w:rPr>
        <w:pPrChange w:id="12" w:author="Gayathiri Kumar" w:date="2025-10-16T11:02:00Z" w16du:dateUtc="2025-10-16T15:02:00Z">
          <w:pPr>
            <w:pStyle w:val="Header"/>
            <w:jc w:val="center"/>
          </w:pPr>
        </w:pPrChange>
      </w:pPr>
    </w:p>
    <w:p w14:paraId="752D0986" w14:textId="70940301" w:rsidR="00AC7255" w:rsidRPr="00164AE9" w:rsidRDefault="00AC7255" w:rsidP="00723C06">
      <w:pPr>
        <w:pStyle w:val="Header"/>
        <w:jc w:val="center"/>
        <w:rPr>
          <w:rStyle w:val="normaltextrun"/>
          <w:rFonts w:asciiTheme="minorHAnsi" w:hAnsiTheme="minorHAnsi" w:cstheme="minorBidi"/>
          <w:b/>
          <w:sz w:val="18"/>
          <w:szCs w:val="18"/>
        </w:rPr>
      </w:pPr>
      <w:r w:rsidRPr="00164AE9">
        <w:rPr>
          <w:rFonts w:asciiTheme="minorHAnsi" w:hAnsiTheme="minorHAnsi" w:cstheme="minorBidi"/>
          <w:b/>
          <w:sz w:val="20"/>
          <w:szCs w:val="20"/>
        </w:rPr>
        <w:t>Statement of Work</w:t>
      </w:r>
    </w:p>
    <w:tbl>
      <w:tblPr>
        <w:tblpPr w:leftFromText="187" w:rightFromText="187" w:vertAnchor="text" w:horzAnchor="margin" w:tblpXSpec="center" w:tblpY="145"/>
        <w:tblOverlap w:val="neve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16"/>
      </w:tblGrid>
      <w:tr w:rsidR="00AC7255" w:rsidRPr="001D60E2" w14:paraId="5B0270FD" w14:textId="77777777">
        <w:trPr>
          <w:cantSplit/>
          <w:trHeight w:val="396"/>
        </w:trPr>
        <w:tc>
          <w:tcPr>
            <w:tcW w:w="11016" w:type="dxa"/>
            <w:shd w:val="clear" w:color="auto" w:fill="FF0000"/>
            <w:vAlign w:val="center"/>
          </w:tcPr>
          <w:p w14:paraId="3AE0BEBF" w14:textId="2B41AD1F" w:rsidR="00AC7255" w:rsidRPr="001D60E2" w:rsidRDefault="006116FB" w:rsidP="00C06E34">
            <w:pPr>
              <w:pStyle w:val="StyleMaDBlack"/>
              <w:jc w:val="center"/>
              <w:rPr>
                <w:rFonts w:asciiTheme="minorHAnsi" w:hAnsiTheme="minorHAnsi" w:cstheme="minorHAnsi"/>
                <w:b/>
                <w:color w:val="FFFFFF"/>
                <w:sz w:val="21"/>
                <w:szCs w:val="21"/>
              </w:rPr>
            </w:pPr>
            <w:r w:rsidRPr="00C06E34">
              <w:rPr>
                <w:rFonts w:asciiTheme="minorHAnsi" w:hAnsiTheme="minorHAnsi" w:cstheme="minorHAnsi"/>
                <w:b/>
                <w:color w:val="FFFFFF" w:themeColor="background1"/>
                <w:sz w:val="21"/>
                <w:szCs w:val="21"/>
                <w:lang w:val="en"/>
              </w:rPr>
              <w:t xml:space="preserve">1. </w:t>
            </w:r>
            <w:r w:rsidR="00724306" w:rsidRPr="00C06E34">
              <w:rPr>
                <w:rFonts w:asciiTheme="minorHAnsi" w:hAnsiTheme="minorHAnsi" w:cstheme="minorHAnsi"/>
                <w:b/>
                <w:color w:val="FFFFFF" w:themeColor="background1"/>
                <w:sz w:val="21"/>
                <w:szCs w:val="21"/>
                <w:lang w:val="en"/>
              </w:rPr>
              <w:t xml:space="preserve">PROFESSIONAL </w:t>
            </w:r>
            <w:commentRangeStart w:id="13"/>
            <w:r w:rsidR="00724306" w:rsidRPr="00C06E34">
              <w:rPr>
                <w:rFonts w:asciiTheme="minorHAnsi" w:hAnsiTheme="minorHAnsi" w:cstheme="minorHAnsi"/>
                <w:b/>
                <w:color w:val="FFFFFF" w:themeColor="background1"/>
                <w:sz w:val="21"/>
                <w:szCs w:val="21"/>
                <w:lang w:val="en"/>
              </w:rPr>
              <w:t>SERV</w:t>
            </w:r>
            <w:r w:rsidR="00724306" w:rsidRPr="001D60E2">
              <w:rPr>
                <w:rFonts w:asciiTheme="minorHAnsi" w:hAnsiTheme="minorHAnsi" w:cstheme="minorHAnsi"/>
                <w:b/>
                <w:color w:val="FFFFFF"/>
                <w:sz w:val="21"/>
                <w:szCs w:val="21"/>
                <w:lang w:val="en"/>
              </w:rPr>
              <w:t>ICES</w:t>
            </w:r>
            <w:commentRangeEnd w:id="13"/>
            <w:r w:rsidR="000D6D74" w:rsidRPr="001D60E2">
              <w:rPr>
                <w:rStyle w:val="CommentReference"/>
                <w:rFonts w:asciiTheme="minorHAnsi" w:hAnsiTheme="minorHAnsi" w:cstheme="minorHAnsi"/>
                <w:b/>
                <w:color w:val="FFFFFF"/>
                <w:sz w:val="21"/>
                <w:szCs w:val="21"/>
              </w:rPr>
              <w:commentReference w:id="13"/>
            </w:r>
          </w:p>
        </w:tc>
      </w:tr>
    </w:tbl>
    <w:p w14:paraId="59EA9736" w14:textId="658A299F" w:rsidR="00D62D6F" w:rsidRPr="001D60E2" w:rsidRDefault="00D62D6F" w:rsidP="224F9183">
      <w:pPr>
        <w:pStyle w:val="StyleMaDBlack"/>
        <w:tabs>
          <w:tab w:val="left" w:pos="360"/>
        </w:tabs>
        <w:spacing w:before="120" w:after="120"/>
        <w:jc w:val="both"/>
        <w:rPr>
          <w:rStyle w:val="eop"/>
          <w:rFonts w:asciiTheme="minorHAnsi" w:hAnsiTheme="minorHAnsi" w:cstheme="minorHAnsi"/>
          <w:color w:val="000000" w:themeColor="text1"/>
          <w:sz w:val="21"/>
          <w:szCs w:val="21"/>
        </w:rPr>
      </w:pPr>
      <w:r w:rsidRPr="001D60E2">
        <w:rPr>
          <w:rStyle w:val="normaltextrun"/>
          <w:rFonts w:asciiTheme="minorHAnsi" w:hAnsiTheme="minorHAnsi" w:cstheme="minorHAnsi"/>
          <w:b/>
          <w:bCs/>
          <w:color w:val="000000"/>
          <w:sz w:val="21"/>
          <w:szCs w:val="21"/>
          <w:shd w:val="clear" w:color="auto" w:fill="FFFFFF"/>
        </w:rPr>
        <w:t>This</w:t>
      </w:r>
      <w:r w:rsidR="0073606C">
        <w:rPr>
          <w:rStyle w:val="normaltextrun"/>
          <w:rFonts w:asciiTheme="minorHAnsi" w:hAnsiTheme="minorHAnsi" w:cstheme="minorHAnsi"/>
          <w:b/>
          <w:bCs/>
          <w:color w:val="000000"/>
          <w:sz w:val="21"/>
          <w:szCs w:val="21"/>
          <w:shd w:val="clear" w:color="auto" w:fill="FFFFFF"/>
        </w:rPr>
        <w:t xml:space="preserve"> Adobe</w:t>
      </w:r>
      <w:r w:rsidRPr="001D60E2">
        <w:rPr>
          <w:rStyle w:val="normaltextrun"/>
          <w:rFonts w:asciiTheme="minorHAnsi" w:hAnsiTheme="minorHAnsi" w:cstheme="minorHAnsi"/>
          <w:b/>
          <w:bCs/>
          <w:color w:val="000000"/>
          <w:sz w:val="21"/>
          <w:szCs w:val="21"/>
          <w:shd w:val="clear" w:color="auto" w:fill="FFFFFF"/>
        </w:rPr>
        <w:t xml:space="preserve"> Professional Services</w:t>
      </w:r>
      <w:r w:rsidR="0073606C">
        <w:rPr>
          <w:rStyle w:val="normaltextrun"/>
          <w:rFonts w:asciiTheme="minorHAnsi" w:hAnsiTheme="minorHAnsi" w:cstheme="minorHAnsi"/>
          <w:b/>
          <w:bCs/>
          <w:color w:val="000000"/>
          <w:sz w:val="21"/>
          <w:szCs w:val="21"/>
          <w:shd w:val="clear" w:color="auto" w:fill="FFFFFF"/>
        </w:rPr>
        <w:t xml:space="preserve"> (“Adobe”)</w:t>
      </w:r>
      <w:r w:rsidRPr="001D60E2">
        <w:rPr>
          <w:rStyle w:val="normaltextrun"/>
          <w:rFonts w:asciiTheme="minorHAnsi" w:hAnsiTheme="minorHAnsi" w:cstheme="minorHAnsi"/>
          <w:b/>
          <w:bCs/>
          <w:color w:val="000000"/>
          <w:sz w:val="21"/>
          <w:szCs w:val="21"/>
          <w:shd w:val="clear" w:color="auto" w:fill="FFFFFF"/>
        </w:rPr>
        <w:t xml:space="preserve"> engagement will be delivered </w:t>
      </w:r>
      <w:r w:rsidRPr="001D60E2">
        <w:rPr>
          <w:rStyle w:val="normaltextrun"/>
          <w:rFonts w:asciiTheme="minorHAnsi" w:hAnsiTheme="minorHAnsi" w:cstheme="minorHAnsi"/>
          <w:b/>
          <w:bCs/>
          <w:sz w:val="21"/>
          <w:szCs w:val="21"/>
          <w:shd w:val="clear" w:color="auto" w:fill="FFFFFF"/>
        </w:rPr>
        <w:t xml:space="preserve">on a </w:t>
      </w:r>
      <w:r w:rsidRPr="001D60E2">
        <w:rPr>
          <w:rStyle w:val="normaltextrun"/>
          <w:rFonts w:asciiTheme="minorHAnsi" w:hAnsiTheme="minorHAnsi" w:cstheme="minorHAnsi"/>
          <w:b/>
          <w:bCs/>
          <w:i/>
          <w:iCs/>
          <w:sz w:val="21"/>
          <w:szCs w:val="21"/>
          <w:shd w:val="clear" w:color="auto" w:fill="FFFFFF"/>
        </w:rPr>
        <w:t>time and materials</w:t>
      </w:r>
      <w:r w:rsidRPr="001D60E2">
        <w:rPr>
          <w:rStyle w:val="normaltextrun"/>
          <w:rFonts w:asciiTheme="minorHAnsi" w:hAnsiTheme="minorHAnsi" w:cstheme="minorHAnsi"/>
          <w:b/>
          <w:bCs/>
          <w:sz w:val="21"/>
          <w:szCs w:val="21"/>
          <w:shd w:val="clear" w:color="auto" w:fill="FFFFFF"/>
        </w:rPr>
        <w:t xml:space="preserve"> basis as </w:t>
      </w:r>
      <w:r w:rsidRPr="001D60E2">
        <w:rPr>
          <w:rStyle w:val="normaltextrun"/>
          <w:rFonts w:asciiTheme="minorHAnsi" w:hAnsiTheme="minorHAnsi" w:cstheme="minorHAnsi"/>
          <w:b/>
          <w:bCs/>
          <w:color w:val="000000"/>
          <w:sz w:val="21"/>
          <w:szCs w:val="21"/>
          <w:shd w:val="clear" w:color="auto" w:fill="FFFFFF"/>
        </w:rPr>
        <w:t>set out in this Statement of Work (“SOW”)</w:t>
      </w:r>
      <w:r w:rsidR="00E00DC6" w:rsidRPr="001D60E2">
        <w:rPr>
          <w:rStyle w:val="normaltextrun"/>
          <w:rFonts w:asciiTheme="minorHAnsi" w:hAnsiTheme="minorHAnsi" w:cstheme="minorHAnsi"/>
          <w:b/>
          <w:bCs/>
          <w:color w:val="000000" w:themeColor="text1"/>
          <w:sz w:val="21"/>
          <w:szCs w:val="21"/>
        </w:rPr>
        <w:t xml:space="preserve">, for </w:t>
      </w:r>
      <w:r w:rsidR="00CA2A62" w:rsidRPr="001D60E2">
        <w:rPr>
          <w:rStyle w:val="normaltextrun"/>
          <w:rFonts w:asciiTheme="minorHAnsi" w:hAnsiTheme="minorHAnsi" w:cstheme="minorHAnsi"/>
          <w:b/>
          <w:bCs/>
          <w:color w:val="000000" w:themeColor="text1"/>
          <w:sz w:val="21"/>
          <w:szCs w:val="21"/>
        </w:rPr>
        <w:t>the</w:t>
      </w:r>
      <w:r w:rsidR="00E00DC6" w:rsidRPr="001D60E2">
        <w:rPr>
          <w:rStyle w:val="normaltextrun"/>
          <w:rFonts w:asciiTheme="minorHAnsi" w:hAnsiTheme="minorHAnsi" w:cstheme="minorHAnsi"/>
          <w:b/>
          <w:bCs/>
          <w:color w:val="000000" w:themeColor="text1"/>
          <w:sz w:val="21"/>
          <w:szCs w:val="21"/>
        </w:rPr>
        <w:t xml:space="preserve"> </w:t>
      </w:r>
      <w:r w:rsidR="00CA2A62" w:rsidRPr="001D60E2">
        <w:rPr>
          <w:rStyle w:val="normaltextrun"/>
          <w:rFonts w:asciiTheme="minorHAnsi" w:hAnsiTheme="minorHAnsi" w:cstheme="minorHAnsi"/>
          <w:b/>
          <w:bCs/>
          <w:color w:val="000000" w:themeColor="text1"/>
          <w:sz w:val="21"/>
          <w:szCs w:val="21"/>
        </w:rPr>
        <w:t>term set forth in the Sales Order</w:t>
      </w:r>
      <w:r w:rsidRPr="001D60E2">
        <w:rPr>
          <w:rStyle w:val="normaltextrun"/>
          <w:rFonts w:asciiTheme="minorHAnsi" w:hAnsiTheme="minorHAnsi" w:cstheme="minorHAnsi"/>
          <w:b/>
          <w:bCs/>
          <w:color w:val="000000"/>
          <w:sz w:val="21"/>
          <w:szCs w:val="21"/>
          <w:shd w:val="clear" w:color="auto" w:fill="FFFFFF"/>
        </w:rPr>
        <w:t>.</w:t>
      </w:r>
      <w:r w:rsidRPr="001D60E2">
        <w:rPr>
          <w:rStyle w:val="eop"/>
          <w:rFonts w:asciiTheme="minorHAnsi" w:hAnsiTheme="minorHAnsi" w:cstheme="minorHAnsi"/>
          <w:color w:val="000000"/>
          <w:sz w:val="21"/>
          <w:szCs w:val="21"/>
          <w:shd w:val="clear" w:color="auto" w:fill="FFFFFF"/>
        </w:rPr>
        <w:t> </w:t>
      </w:r>
      <w:r w:rsidR="307DA382" w:rsidRPr="001D60E2">
        <w:rPr>
          <w:rStyle w:val="eop"/>
          <w:rFonts w:asciiTheme="minorHAnsi" w:hAnsiTheme="minorHAnsi" w:cstheme="minorHAnsi"/>
          <w:color w:val="000000"/>
          <w:sz w:val="21"/>
          <w:szCs w:val="21"/>
          <w:shd w:val="clear" w:color="auto" w:fill="FFFFFF"/>
        </w:rPr>
        <w:t xml:space="preserve"> </w:t>
      </w:r>
    </w:p>
    <w:tbl>
      <w:tblPr>
        <w:tblpPr w:leftFromText="187" w:rightFromText="187" w:vertAnchor="text" w:horzAnchor="margin" w:tblpXSpec="center" w:tblpY="145"/>
        <w:tblOverlap w:val="neve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16"/>
      </w:tblGrid>
      <w:tr w:rsidR="00D62D6F" w:rsidRPr="001D60E2" w14:paraId="00B87B5A" w14:textId="77777777">
        <w:trPr>
          <w:cantSplit/>
          <w:trHeight w:val="396"/>
        </w:trPr>
        <w:tc>
          <w:tcPr>
            <w:tcW w:w="11016" w:type="dxa"/>
            <w:shd w:val="clear" w:color="auto" w:fill="FF0000"/>
            <w:vAlign w:val="center"/>
          </w:tcPr>
          <w:p w14:paraId="17B7C976" w14:textId="4640EFA3" w:rsidR="00D62D6F" w:rsidRPr="001D60E2" w:rsidRDefault="006116FB" w:rsidP="00C06E34">
            <w:pPr>
              <w:pStyle w:val="StyleMaDBlack"/>
              <w:jc w:val="center"/>
              <w:rPr>
                <w:rFonts w:asciiTheme="minorHAnsi" w:hAnsiTheme="minorHAnsi" w:cstheme="minorHAnsi"/>
                <w:b/>
                <w:color w:val="FFFFFF"/>
                <w:sz w:val="21"/>
                <w:szCs w:val="21"/>
              </w:rPr>
            </w:pPr>
            <w:r>
              <w:rPr>
                <w:rFonts w:asciiTheme="minorHAnsi" w:hAnsiTheme="minorHAnsi" w:cstheme="minorHAnsi"/>
                <w:b/>
                <w:color w:val="FFFFFF"/>
                <w:sz w:val="21"/>
                <w:szCs w:val="21"/>
                <w:lang w:val="en"/>
              </w:rPr>
              <w:t xml:space="preserve">2. </w:t>
            </w:r>
            <w:r w:rsidR="00D62D6F" w:rsidRPr="001D60E2">
              <w:rPr>
                <w:rFonts w:asciiTheme="minorHAnsi" w:hAnsiTheme="minorHAnsi" w:cstheme="minorHAnsi"/>
                <w:b/>
                <w:color w:val="FFFFFF"/>
                <w:sz w:val="21"/>
                <w:szCs w:val="21"/>
                <w:lang w:val="en"/>
              </w:rPr>
              <w:t>PRODUCTS</w:t>
            </w:r>
            <w:r w:rsidR="00D62D6F" w:rsidRPr="001D60E2">
              <w:rPr>
                <w:rFonts w:asciiTheme="minorHAnsi" w:hAnsiTheme="minorHAnsi" w:cstheme="minorHAnsi"/>
                <w:b/>
                <w:color w:val="FFFFFF"/>
                <w:sz w:val="21"/>
                <w:szCs w:val="21"/>
              </w:rPr>
              <w:t xml:space="preserve"> AND </w:t>
            </w:r>
            <w:commentRangeStart w:id="14"/>
            <w:r w:rsidR="00D62D6F" w:rsidRPr="001D60E2">
              <w:rPr>
                <w:rFonts w:asciiTheme="minorHAnsi" w:hAnsiTheme="minorHAnsi" w:cstheme="minorHAnsi"/>
                <w:b/>
                <w:color w:val="FFFFFF"/>
                <w:sz w:val="21"/>
                <w:szCs w:val="21"/>
              </w:rPr>
              <w:t>SERVICES</w:t>
            </w:r>
            <w:commentRangeEnd w:id="14"/>
            <w:r w:rsidR="008C0B7A" w:rsidRPr="001D60E2">
              <w:rPr>
                <w:rStyle w:val="CommentReference"/>
                <w:rFonts w:asciiTheme="minorHAnsi" w:hAnsiTheme="minorHAnsi" w:cstheme="minorHAnsi"/>
                <w:b/>
                <w:color w:val="FFFFFF"/>
                <w:sz w:val="21"/>
                <w:szCs w:val="21"/>
              </w:rPr>
              <w:commentReference w:id="14"/>
            </w:r>
          </w:p>
        </w:tc>
      </w:tr>
    </w:tbl>
    <w:p w14:paraId="0C08B740" w14:textId="22780894" w:rsidR="00C964F1" w:rsidRPr="00686A8E" w:rsidRDefault="6765C3F8" w:rsidP="00C964F1">
      <w:pPr>
        <w:tabs>
          <w:tab w:val="left" w:pos="360"/>
        </w:tabs>
        <w:spacing w:after="120"/>
        <w:ind w:hanging="446"/>
        <w:jc w:val="both"/>
        <w:rPr>
          <w:rFonts w:asciiTheme="minorHAnsi" w:eastAsia="Yu Mincho" w:hAnsiTheme="minorHAnsi" w:cstheme="minorBidi"/>
          <w:sz w:val="20"/>
          <w:szCs w:val="20"/>
        </w:rPr>
      </w:pPr>
      <w:r w:rsidRPr="406C5009">
        <w:rPr>
          <w:rFonts w:asciiTheme="minorHAnsi" w:eastAsia="Yu Mincho" w:hAnsiTheme="minorHAnsi" w:cstheme="minorBidi"/>
          <w:sz w:val="20"/>
          <w:szCs w:val="20"/>
        </w:rPr>
        <w:t xml:space="preserve">         </w:t>
      </w:r>
      <w:r w:rsidR="00C964F1" w:rsidRPr="406C5009">
        <w:rPr>
          <w:rFonts w:asciiTheme="minorHAnsi" w:eastAsia="Yu Mincho" w:hAnsiTheme="minorHAnsi" w:cstheme="minorBidi"/>
          <w:sz w:val="20"/>
          <w:szCs w:val="20"/>
        </w:rPr>
        <w:t>The Professional Services described in this SOW apply only to the following Products and Services:</w:t>
      </w:r>
    </w:p>
    <w:tbl>
      <w:tblPr>
        <w:tblW w:w="10251" w:type="dxa"/>
        <w:tblInd w:w="135" w:type="dxa"/>
        <w:tblLook w:val="04A0" w:firstRow="1" w:lastRow="0" w:firstColumn="1" w:lastColumn="0" w:noHBand="0" w:noVBand="1"/>
      </w:tblPr>
      <w:tblGrid>
        <w:gridCol w:w="243"/>
        <w:gridCol w:w="3042"/>
        <w:gridCol w:w="316"/>
        <w:gridCol w:w="2753"/>
        <w:gridCol w:w="531"/>
        <w:gridCol w:w="2542"/>
        <w:gridCol w:w="824"/>
      </w:tblGrid>
      <w:tr w:rsidR="00C964F1" w:rsidRPr="00686A8E" w14:paraId="5A7C18DC" w14:textId="77777777">
        <w:trPr>
          <w:gridBefore w:val="1"/>
          <w:wBefore w:w="243" w:type="dxa"/>
        </w:trPr>
        <w:tc>
          <w:tcPr>
            <w:tcW w:w="3358" w:type="dxa"/>
            <w:gridSpan w:val="2"/>
          </w:tcPr>
          <w:p w14:paraId="456ACBDF" w14:textId="77777777" w:rsidR="00C964F1" w:rsidRPr="00686A8E" w:rsidRDefault="00C964F1" w:rsidP="00C964F1">
            <w:pPr>
              <w:tabs>
                <w:tab w:val="num" w:pos="0"/>
              </w:tabs>
              <w:jc w:val="both"/>
              <w:rPr>
                <w:rFonts w:asciiTheme="minorHAnsi" w:eastAsia="Calibri" w:hAnsiTheme="minorHAnsi" w:cstheme="minorHAnsi"/>
                <w:sz w:val="20"/>
                <w:szCs w:val="20"/>
              </w:rPr>
            </w:pPr>
          </w:p>
        </w:tc>
        <w:tc>
          <w:tcPr>
            <w:tcW w:w="3284" w:type="dxa"/>
            <w:gridSpan w:val="2"/>
          </w:tcPr>
          <w:p w14:paraId="2D1BF7A4" w14:textId="77777777" w:rsidR="00C964F1" w:rsidRPr="00686A8E" w:rsidRDefault="00C964F1" w:rsidP="00C964F1">
            <w:pPr>
              <w:tabs>
                <w:tab w:val="num" w:pos="0"/>
              </w:tabs>
              <w:jc w:val="both"/>
              <w:rPr>
                <w:rFonts w:asciiTheme="minorHAnsi" w:eastAsia="Calibri" w:hAnsiTheme="minorHAnsi" w:cstheme="minorHAnsi"/>
                <w:sz w:val="20"/>
                <w:szCs w:val="20"/>
              </w:rPr>
            </w:pPr>
          </w:p>
        </w:tc>
        <w:tc>
          <w:tcPr>
            <w:tcW w:w="3366" w:type="dxa"/>
            <w:gridSpan w:val="2"/>
          </w:tcPr>
          <w:p w14:paraId="24F808F3" w14:textId="77777777" w:rsidR="00C964F1" w:rsidRPr="00686A8E" w:rsidRDefault="00C964F1" w:rsidP="00C964F1">
            <w:pPr>
              <w:tabs>
                <w:tab w:val="num" w:pos="0"/>
              </w:tabs>
              <w:jc w:val="both"/>
              <w:rPr>
                <w:rFonts w:asciiTheme="minorHAnsi" w:eastAsia="Calibri" w:hAnsiTheme="minorHAnsi" w:cstheme="minorHAnsi"/>
                <w:sz w:val="20"/>
                <w:szCs w:val="20"/>
              </w:rPr>
            </w:pPr>
          </w:p>
        </w:tc>
      </w:tr>
      <w:tr w:rsidR="00DF4321" w:rsidRPr="00686A8E" w14:paraId="1360C93E" w14:textId="77777777">
        <w:trPr>
          <w:gridBefore w:val="1"/>
          <w:wBefore w:w="243" w:type="dxa"/>
        </w:trPr>
        <w:tc>
          <w:tcPr>
            <w:tcW w:w="3358" w:type="dxa"/>
            <w:gridSpan w:val="2"/>
          </w:tcPr>
          <w:p w14:paraId="0631FB24" w14:textId="77777777" w:rsidR="00DF4321" w:rsidRPr="00686A8E" w:rsidRDefault="00DF4321" w:rsidP="00C964F1">
            <w:pPr>
              <w:tabs>
                <w:tab w:val="num" w:pos="0"/>
              </w:tabs>
              <w:jc w:val="both"/>
              <w:rPr>
                <w:rFonts w:asciiTheme="minorHAnsi" w:eastAsia="Calibri" w:hAnsiTheme="minorHAnsi" w:cstheme="minorHAnsi"/>
                <w:sz w:val="20"/>
                <w:szCs w:val="20"/>
              </w:rPr>
            </w:pPr>
          </w:p>
        </w:tc>
        <w:tc>
          <w:tcPr>
            <w:tcW w:w="3284" w:type="dxa"/>
            <w:gridSpan w:val="2"/>
          </w:tcPr>
          <w:p w14:paraId="467C4229" w14:textId="77777777" w:rsidR="00DF4321" w:rsidRPr="00686A8E" w:rsidRDefault="00DF4321" w:rsidP="00C964F1">
            <w:pPr>
              <w:tabs>
                <w:tab w:val="num" w:pos="0"/>
              </w:tabs>
              <w:jc w:val="both"/>
              <w:rPr>
                <w:rFonts w:asciiTheme="minorHAnsi" w:eastAsia="Calibri" w:hAnsiTheme="minorHAnsi" w:cstheme="minorHAnsi"/>
                <w:sz w:val="20"/>
                <w:szCs w:val="20"/>
              </w:rPr>
            </w:pPr>
          </w:p>
        </w:tc>
        <w:tc>
          <w:tcPr>
            <w:tcW w:w="3366" w:type="dxa"/>
            <w:gridSpan w:val="2"/>
          </w:tcPr>
          <w:p w14:paraId="2802ED92" w14:textId="77777777" w:rsidR="00DF4321" w:rsidRPr="00686A8E" w:rsidRDefault="00DF4321" w:rsidP="00C964F1">
            <w:pPr>
              <w:tabs>
                <w:tab w:val="num" w:pos="0"/>
              </w:tabs>
              <w:jc w:val="both"/>
              <w:rPr>
                <w:rFonts w:asciiTheme="minorHAnsi" w:eastAsia="Calibri" w:hAnsiTheme="minorHAnsi" w:cstheme="minorHAnsi"/>
                <w:sz w:val="20"/>
                <w:szCs w:val="20"/>
              </w:rPr>
            </w:pPr>
          </w:p>
        </w:tc>
      </w:tr>
      <w:tr w:rsidR="00C964F1" w:rsidRPr="00686A8E" w14:paraId="7C91E494" w14:textId="77777777">
        <w:tblPrEx>
          <w:tblBorders>
            <w:top w:val="outset" w:sz="6" w:space="0" w:color="auto"/>
            <w:left w:val="outset" w:sz="6" w:space="0" w:color="auto"/>
            <w:bottom w:val="outset" w:sz="6" w:space="0" w:color="auto"/>
            <w:right w:val="outset" w:sz="6" w:space="0" w:color="auto"/>
          </w:tblBorders>
          <w:tblCellMar>
            <w:left w:w="0" w:type="dxa"/>
            <w:right w:w="0" w:type="dxa"/>
          </w:tblCellMar>
        </w:tblPrEx>
        <w:trPr>
          <w:gridAfter w:val="1"/>
          <w:wAfter w:w="824" w:type="dxa"/>
          <w:trHeight w:val="330"/>
        </w:trPr>
        <w:tc>
          <w:tcPr>
            <w:tcW w:w="3285" w:type="dxa"/>
            <w:gridSpan w:val="2"/>
            <w:tcBorders>
              <w:top w:val="nil"/>
              <w:left w:val="nil"/>
              <w:bottom w:val="nil"/>
              <w:right w:val="nil"/>
            </w:tcBorders>
            <w:hideMark/>
          </w:tcPr>
          <w:p w14:paraId="65D28DCE"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Theme="minorHAnsi" w:eastAsia="MS PGothic" w:hAnsiTheme="minorHAnsi" w:cstheme="minorHAnsi"/>
                <w:sz w:val="20"/>
                <w:szCs w:val="20"/>
                <w:lang w:eastAsia="ja-JP"/>
              </w:rPr>
              <w:t>​​​​</w:t>
            </w:r>
            <w:r w:rsidRPr="00DF4321">
              <w:rPr>
                <w:rFonts w:ascii="Segoe UI Symbol" w:eastAsia="MS PGothic" w:hAnsi="Segoe UI Symbol" w:cs="Segoe UI Symbol"/>
                <w:sz w:val="20"/>
                <w:szCs w:val="20"/>
                <w:lang w:eastAsia="ja-JP"/>
              </w:rPr>
              <w:t>☐</w:t>
            </w:r>
            <w:r w:rsidRPr="00C06E34">
              <w:rPr>
                <w:rFonts w:ascii="Segoe UI Symbol" w:eastAsia="MS PGothic" w:hAnsi="Segoe UI Symbol" w:cstheme="minorHAnsi"/>
                <w:sz w:val="20"/>
                <w:szCs w:val="20"/>
                <w:lang w:eastAsia="ja-JP"/>
              </w:rPr>
              <w:t>​ </w:t>
            </w:r>
            <w:r w:rsidRPr="00686A8E">
              <w:rPr>
                <w:rFonts w:asciiTheme="minorHAnsi" w:eastAsia="MS PGothic" w:hAnsiTheme="minorHAnsi" w:cstheme="minorHAnsi"/>
                <w:sz w:val="20"/>
                <w:szCs w:val="20"/>
                <w:lang w:eastAsia="ja-JP"/>
              </w:rPr>
              <w:t>Adobe Analytics </w:t>
            </w:r>
          </w:p>
          <w:p w14:paraId="59970887" w14:textId="54A1B15C"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Theme="minorHAnsi" w:eastAsia="MS PGothic" w:hAnsiTheme="minorHAnsi" w:cstheme="minorHAnsi"/>
                <w:sz w:val="20"/>
                <w:szCs w:val="20"/>
                <w:lang w:eastAsia="ja-JP"/>
              </w:rPr>
              <w:t>​​</w:t>
            </w:r>
            <w:r w:rsidRPr="00C06E34">
              <w:rPr>
                <w:rFonts w:ascii="Segoe UI Symbol" w:eastAsia="MS Gothic" w:hAnsi="Segoe UI Symbol" w:cs="Segoe UI Symbol"/>
                <w:sz w:val="20"/>
                <w:szCs w:val="20"/>
                <w:lang w:eastAsia="ja-JP"/>
              </w:rPr>
              <w:t>☐</w:t>
            </w:r>
            <w:r w:rsidRPr="00686A8E">
              <w:rPr>
                <w:rFonts w:asciiTheme="minorHAnsi" w:eastAsia="MS PGothic" w:hAnsiTheme="minorHAnsi" w:cstheme="minorHAnsi"/>
                <w:sz w:val="20"/>
                <w:szCs w:val="20"/>
                <w:lang w:eastAsia="ja-JP"/>
              </w:rPr>
              <w:t>​ Adobe Advertising Cloud </w:t>
            </w:r>
          </w:p>
          <w:p w14:paraId="122F0414"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Theme="minorHAnsi" w:eastAsia="MS PGothic" w:hAnsiTheme="minorHAnsi" w:cstheme="minorHAnsi"/>
                <w:sz w:val="20"/>
                <w:szCs w:val="20"/>
                <w:lang w:eastAsia="ja-JP"/>
              </w:rPr>
              <w:t>​​</w:t>
            </w: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Adobe Audience Manager </w:t>
            </w:r>
          </w:p>
          <w:p w14:paraId="30BC2F5C"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Theme="minorHAnsi" w:eastAsia="MS PGothic" w:hAnsiTheme="minorHAnsi" w:cstheme="minorHAnsi"/>
                <w:sz w:val="20"/>
                <w:szCs w:val="20"/>
                <w:lang w:eastAsia="ja-JP"/>
              </w:rPr>
              <w:t>​​</w:t>
            </w: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Adobe Campaign </w:t>
            </w:r>
          </w:p>
          <w:p w14:paraId="3E71A9D3"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Adobe Commerce </w:t>
            </w:r>
          </w:p>
          <w:p w14:paraId="298CCF7B" w14:textId="184B4387" w:rsidR="00C964F1" w:rsidRPr="00686A8E" w:rsidRDefault="00C964F1" w:rsidP="406C5009">
            <w:pPr>
              <w:textAlignment w:val="baseline"/>
              <w:rPr>
                <w:rFonts w:asciiTheme="minorHAnsi" w:eastAsia="MS PGothic" w:hAnsiTheme="minorHAnsi" w:cstheme="minorBidi"/>
                <w:sz w:val="20"/>
                <w:szCs w:val="20"/>
                <w:lang w:eastAsia="ja-JP"/>
              </w:rPr>
            </w:pPr>
            <w:r w:rsidRPr="406C5009">
              <w:rPr>
                <w:rFonts w:asciiTheme="minorHAnsi" w:eastAsia="MS PGothic" w:hAnsiTheme="minorHAnsi" w:cstheme="minorBidi"/>
                <w:sz w:val="20"/>
                <w:szCs w:val="20"/>
                <w:lang w:eastAsia="ja-JP"/>
              </w:rPr>
              <w:t>​​</w:t>
            </w:r>
            <w:r w:rsidRPr="00686A8E">
              <w:rPr>
                <w:rFonts w:ascii="Segoe UI Symbol" w:eastAsia="MS PGothic" w:hAnsi="Segoe UI Symbol" w:cs="Segoe UI Symbol"/>
                <w:sz w:val="20"/>
                <w:szCs w:val="20"/>
                <w:lang w:eastAsia="ja-JP"/>
              </w:rPr>
              <w:t>☐</w:t>
            </w:r>
            <w:r w:rsidRPr="406C5009">
              <w:rPr>
                <w:rFonts w:asciiTheme="minorHAnsi" w:eastAsia="MS PGothic" w:hAnsiTheme="minorHAnsi" w:cstheme="minorBidi"/>
                <w:sz w:val="20"/>
                <w:szCs w:val="20"/>
                <w:lang w:eastAsia="ja-JP"/>
              </w:rPr>
              <w:t>​ Adobe Customer Journey Analytics </w:t>
            </w:r>
          </w:p>
          <w:p w14:paraId="1A0074A2" w14:textId="77777777" w:rsidR="00C964F1" w:rsidRPr="00686A8E" w:rsidRDefault="00C964F1" w:rsidP="406C5009">
            <w:pPr>
              <w:textAlignment w:val="baseline"/>
              <w:rPr>
                <w:rFonts w:asciiTheme="minorHAnsi" w:eastAsia="MS PGothic" w:hAnsiTheme="minorHAnsi" w:cstheme="minorBidi"/>
                <w:sz w:val="20"/>
                <w:szCs w:val="20"/>
                <w:lang w:eastAsia="ja-JP"/>
              </w:rPr>
            </w:pPr>
          </w:p>
          <w:p w14:paraId="1E872140"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p>
        </w:tc>
        <w:tc>
          <w:tcPr>
            <w:tcW w:w="3069" w:type="dxa"/>
            <w:gridSpan w:val="2"/>
            <w:tcBorders>
              <w:top w:val="nil"/>
              <w:left w:val="nil"/>
              <w:bottom w:val="nil"/>
              <w:right w:val="nil"/>
            </w:tcBorders>
            <w:hideMark/>
          </w:tcPr>
          <w:p w14:paraId="41136925" w14:textId="69E10BB9" w:rsidR="00C964F1" w:rsidRPr="00686A8E" w:rsidRDefault="00F36984" w:rsidP="00C964F1">
            <w:pPr>
              <w:jc w:val="both"/>
              <w:textAlignment w:val="baseline"/>
              <w:rPr>
                <w:rFonts w:asciiTheme="minorHAnsi" w:eastAsia="MS PGothic" w:hAnsiTheme="minorHAnsi" w:cstheme="minorHAnsi"/>
                <w:sz w:val="20"/>
                <w:szCs w:val="20"/>
                <w:lang w:eastAsia="ja-JP"/>
              </w:rPr>
            </w:pPr>
            <w:ins w:id="15" w:author="Gayathiri Kumar" w:date="2025-10-16T11:03:00Z" w16du:dateUtc="2025-10-16T15:03:00Z">
              <w:r w:rsidRPr="00917D82">
                <w:rPr>
                  <w:rFonts w:ascii="Segoe UI Symbol" w:hAnsi="Segoe UI Symbol" w:cs="Segoe UI Symbol"/>
                  <w:szCs w:val="18"/>
                </w:rPr>
                <w:t>☒</w:t>
              </w:r>
            </w:ins>
            <w:del w:id="16" w:author="Gayathiri Kumar" w:date="2025-10-16T11:03:00Z" w16du:dateUtc="2025-10-16T15:03:00Z">
              <w:r w:rsidR="00C964F1" w:rsidRPr="00686A8E" w:rsidDel="00F36984">
                <w:rPr>
                  <w:rFonts w:ascii="Segoe UI Symbol" w:eastAsia="MS PGothic" w:hAnsi="Segoe UI Symbol" w:cs="Segoe UI Symbol"/>
                  <w:sz w:val="20"/>
                  <w:szCs w:val="20"/>
                  <w:lang w:eastAsia="ja-JP"/>
                </w:rPr>
                <w:delText>☐</w:delText>
              </w:r>
            </w:del>
            <w:r w:rsidR="00C964F1" w:rsidRPr="00686A8E">
              <w:rPr>
                <w:rFonts w:asciiTheme="minorHAnsi" w:eastAsia="MS PGothic" w:hAnsiTheme="minorHAnsi" w:cstheme="minorHAnsi"/>
                <w:sz w:val="20"/>
                <w:szCs w:val="20"/>
                <w:lang w:eastAsia="ja-JP"/>
              </w:rPr>
              <w:t>​ Adobe Experience Manager</w:t>
            </w:r>
          </w:p>
          <w:p w14:paraId="20B58291"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xml:space="preserve"> Adobe Experience Platform</w:t>
            </w:r>
          </w:p>
          <w:p w14:paraId="6E5EAB25"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Theme="minorHAnsi" w:eastAsia="MS PGothic" w:hAnsiTheme="minorHAnsi" w:cstheme="minorHAnsi"/>
                <w:sz w:val="20"/>
                <w:szCs w:val="20"/>
                <w:lang w:eastAsia="ja-JP"/>
              </w:rPr>
              <w:t>​​</w:t>
            </w: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Adobe Journey Optimizer </w:t>
            </w:r>
          </w:p>
          <w:p w14:paraId="40D8ACAB"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Theme="minorHAnsi" w:eastAsia="MS PGothic" w:hAnsiTheme="minorHAnsi" w:cstheme="minorHAnsi"/>
                <w:sz w:val="20"/>
                <w:szCs w:val="20"/>
                <w:lang w:eastAsia="ja-JP"/>
              </w:rPr>
              <w:t>​​</w:t>
            </w: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Adobe Marketo Engage </w:t>
            </w:r>
          </w:p>
          <w:p w14:paraId="5364EA45"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xml:space="preserve"> Adobe Primetime</w:t>
            </w:r>
          </w:p>
        </w:tc>
        <w:tc>
          <w:tcPr>
            <w:tcW w:w="3073" w:type="dxa"/>
            <w:gridSpan w:val="2"/>
            <w:tcBorders>
              <w:top w:val="nil"/>
              <w:left w:val="nil"/>
              <w:bottom w:val="nil"/>
              <w:right w:val="nil"/>
            </w:tcBorders>
            <w:hideMark/>
          </w:tcPr>
          <w:p w14:paraId="617C4436"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Adobe Real-Time CDP</w:t>
            </w:r>
          </w:p>
          <w:p w14:paraId="7751C213"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xml:space="preserve"> Adobe Sign</w:t>
            </w:r>
          </w:p>
          <w:p w14:paraId="168F59C7"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Theme="minorHAnsi" w:eastAsia="MS PGothic" w:hAnsiTheme="minorHAnsi" w:cstheme="minorHAnsi"/>
                <w:sz w:val="20"/>
                <w:szCs w:val="20"/>
                <w:lang w:eastAsia="ja-JP"/>
              </w:rPr>
              <w:t>​​</w:t>
            </w: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Adobe Target </w:t>
            </w:r>
          </w:p>
          <w:p w14:paraId="1473D8F9"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Theme="minorHAnsi" w:eastAsia="MS PGothic" w:hAnsiTheme="minorHAnsi" w:cstheme="minorHAnsi"/>
                <w:sz w:val="20"/>
                <w:szCs w:val="20"/>
                <w:lang w:eastAsia="ja-JP"/>
              </w:rPr>
              <w:t>​​</w:t>
            </w: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Adobe Workfront </w:t>
            </w:r>
          </w:p>
          <w:p w14:paraId="3B578C58"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r w:rsidRPr="00686A8E">
              <w:rPr>
                <w:rFonts w:ascii="Segoe UI Symbol" w:eastAsia="MS PGothic" w:hAnsi="Segoe UI Symbol" w:cs="Segoe UI Symbol"/>
                <w:sz w:val="20"/>
                <w:szCs w:val="20"/>
                <w:lang w:eastAsia="ja-JP"/>
              </w:rPr>
              <w:t>☐</w:t>
            </w:r>
            <w:r w:rsidRPr="00686A8E">
              <w:rPr>
                <w:rFonts w:asciiTheme="minorHAnsi" w:eastAsia="MS PGothic" w:hAnsiTheme="minorHAnsi" w:cstheme="minorHAnsi"/>
                <w:sz w:val="20"/>
                <w:szCs w:val="20"/>
                <w:lang w:eastAsia="ja-JP"/>
              </w:rPr>
              <w:t xml:space="preserve"> Other: </w:t>
            </w:r>
            <w:r w:rsidRPr="00686A8E">
              <w:rPr>
                <w:rFonts w:asciiTheme="minorHAnsi" w:eastAsia="MS PGothic" w:hAnsiTheme="minorHAnsi" w:cstheme="minorHAnsi"/>
                <w:i/>
                <w:sz w:val="20"/>
                <w:szCs w:val="20"/>
                <w:lang w:eastAsia="ja-JP"/>
              </w:rPr>
              <w:t>&lt;please specify&gt;</w:t>
            </w:r>
          </w:p>
          <w:p w14:paraId="28AFD52D" w14:textId="77777777" w:rsidR="00C964F1" w:rsidRPr="00686A8E" w:rsidRDefault="00C964F1" w:rsidP="00C964F1">
            <w:pPr>
              <w:jc w:val="both"/>
              <w:textAlignment w:val="baseline"/>
              <w:rPr>
                <w:rFonts w:asciiTheme="minorHAnsi" w:eastAsia="MS PGothic" w:hAnsiTheme="minorHAnsi" w:cstheme="minorHAnsi"/>
                <w:sz w:val="20"/>
                <w:szCs w:val="20"/>
                <w:lang w:eastAsia="ja-JP"/>
              </w:rPr>
            </w:pPr>
          </w:p>
        </w:tc>
      </w:tr>
    </w:tbl>
    <w:tbl>
      <w:tblPr>
        <w:tblpPr w:leftFromText="187" w:rightFromText="187" w:vertAnchor="text" w:horzAnchor="margin" w:tblpXSpec="center" w:tblpY="26"/>
        <w:tblOverlap w:val="neve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16"/>
      </w:tblGrid>
      <w:tr w:rsidR="002E4605" w:rsidRPr="001D60E2" w14:paraId="3D82E9D9" w14:textId="77777777" w:rsidTr="00D53529">
        <w:trPr>
          <w:cantSplit/>
          <w:trHeight w:val="396"/>
        </w:trPr>
        <w:tc>
          <w:tcPr>
            <w:tcW w:w="11016" w:type="dxa"/>
            <w:shd w:val="clear" w:color="auto" w:fill="FF0000"/>
            <w:vAlign w:val="center"/>
          </w:tcPr>
          <w:p w14:paraId="608DDDCD" w14:textId="0797787D" w:rsidR="002E4605" w:rsidRPr="001D60E2" w:rsidRDefault="00C06E34" w:rsidP="00D53529">
            <w:pPr>
              <w:pStyle w:val="StyleMaDBlack"/>
              <w:jc w:val="center"/>
              <w:rPr>
                <w:rFonts w:asciiTheme="minorHAnsi" w:hAnsiTheme="minorHAnsi" w:cstheme="minorHAnsi"/>
                <w:b/>
                <w:bCs/>
                <w:color w:val="FFFFFF" w:themeColor="background1"/>
                <w:sz w:val="21"/>
                <w:szCs w:val="21"/>
                <w:lang w:val="en"/>
              </w:rPr>
            </w:pPr>
            <w:r>
              <w:rPr>
                <w:rFonts w:asciiTheme="minorHAnsi" w:hAnsiTheme="minorHAnsi" w:cstheme="minorHAnsi"/>
                <w:b/>
                <w:bCs/>
                <w:color w:val="FFFFFF" w:themeColor="background1"/>
                <w:sz w:val="21"/>
                <w:szCs w:val="21"/>
                <w:lang w:val="en"/>
              </w:rPr>
              <w:t xml:space="preserve">3. </w:t>
            </w:r>
            <w:ins w:id="17" w:author="Gayathiri Kumar" w:date="2025-10-16T11:03:00Z" w16du:dateUtc="2025-10-16T15:03:00Z">
              <w:r w:rsidR="00F36984">
                <w:rPr>
                  <w:rFonts w:asciiTheme="minorHAnsi" w:hAnsiTheme="minorHAnsi" w:cstheme="minorHAnsi"/>
                  <w:b/>
                  <w:bCs/>
                  <w:color w:val="FFFFFF" w:themeColor="background1"/>
                  <w:sz w:val="21"/>
                  <w:szCs w:val="21"/>
                  <w:lang w:val="en"/>
                </w:rPr>
                <w:t xml:space="preserve">OBJECTIVE &amp; </w:t>
              </w:r>
            </w:ins>
            <w:commentRangeStart w:id="18"/>
            <w:del w:id="19" w:author="Gayathiri Kumar" w:date="2025-10-16T11:03:00Z" w16du:dateUtc="2025-10-16T15:03:00Z">
              <w:r w:rsidR="002E4605" w:rsidDel="00F36984">
                <w:rPr>
                  <w:rFonts w:asciiTheme="minorHAnsi" w:hAnsiTheme="minorHAnsi" w:cstheme="minorHAnsi"/>
                  <w:b/>
                  <w:bCs/>
                  <w:color w:val="FFFFFF" w:themeColor="background1"/>
                  <w:sz w:val="21"/>
                  <w:szCs w:val="21"/>
                  <w:lang w:val="en"/>
                </w:rPr>
                <w:delText>OBJECTIVE</w:delText>
              </w:r>
              <w:commentRangeEnd w:id="18"/>
              <w:r w:rsidR="00232F7E" w:rsidRPr="001D60E2" w:rsidDel="00F36984">
                <w:rPr>
                  <w:rStyle w:val="CommentReference"/>
                  <w:rFonts w:asciiTheme="minorHAnsi" w:hAnsiTheme="minorHAnsi" w:cstheme="minorHAnsi"/>
                  <w:b/>
                  <w:color w:val="FFFFFF" w:themeColor="background1"/>
                  <w:sz w:val="21"/>
                  <w:szCs w:val="21"/>
                  <w:lang w:val="en"/>
                </w:rPr>
                <w:commentReference w:id="18"/>
              </w:r>
              <w:r w:rsidR="002E4605" w:rsidRPr="001D60E2" w:rsidDel="00F36984">
                <w:rPr>
                  <w:rFonts w:asciiTheme="minorHAnsi" w:hAnsiTheme="minorHAnsi" w:cstheme="minorHAnsi"/>
                  <w:b/>
                  <w:bCs/>
                  <w:color w:val="FFFFFF" w:themeColor="background1"/>
                  <w:sz w:val="21"/>
                  <w:szCs w:val="21"/>
                  <w:lang w:val="en"/>
                </w:rPr>
                <w:delText xml:space="preserve"> </w:delText>
              </w:r>
            </w:del>
            <w:ins w:id="20" w:author="Gayathiri Kumar" w:date="2025-10-16T11:03:00Z" w16du:dateUtc="2025-10-16T15:03:00Z">
              <w:r w:rsidR="00F36984">
                <w:rPr>
                  <w:rFonts w:asciiTheme="minorHAnsi" w:hAnsiTheme="minorHAnsi" w:cstheme="minorHAnsi"/>
                  <w:b/>
                  <w:bCs/>
                  <w:color w:val="FFFFFF" w:themeColor="background1"/>
                  <w:sz w:val="21"/>
                  <w:szCs w:val="21"/>
                  <w:lang w:val="en"/>
                </w:rPr>
                <w:t>ACTIVITIES</w:t>
              </w:r>
              <w:r w:rsidR="00F36984" w:rsidRPr="001D60E2">
                <w:rPr>
                  <w:rFonts w:asciiTheme="minorHAnsi" w:hAnsiTheme="minorHAnsi" w:cstheme="minorHAnsi"/>
                  <w:b/>
                  <w:bCs/>
                  <w:color w:val="FFFFFF" w:themeColor="background1"/>
                  <w:sz w:val="21"/>
                  <w:szCs w:val="21"/>
                  <w:lang w:val="en"/>
                </w:rPr>
                <w:t xml:space="preserve"> </w:t>
              </w:r>
            </w:ins>
          </w:p>
        </w:tc>
      </w:tr>
    </w:tbl>
    <w:p w14:paraId="1F133063" w14:textId="77777777" w:rsidR="00385CA1" w:rsidRDefault="00385CA1" w:rsidP="00D62D6F">
      <w:pPr>
        <w:rPr>
          <w:rFonts w:asciiTheme="minorHAnsi" w:hAnsiTheme="minorHAnsi" w:cstheme="minorHAnsi"/>
          <w:sz w:val="21"/>
          <w:szCs w:val="21"/>
        </w:rPr>
      </w:pPr>
    </w:p>
    <w:p w14:paraId="5B2BEF9A" w14:textId="1D180CC8" w:rsidR="002E4605" w:rsidDel="00F36984" w:rsidRDefault="002002B7" w:rsidP="00F36984">
      <w:pPr>
        <w:rPr>
          <w:del w:id="21" w:author="Gayathiri Kumar" w:date="2025-10-16T11:05:00Z" w16du:dateUtc="2025-10-16T15:05:00Z"/>
          <w:rFonts w:asciiTheme="minorHAnsi" w:hAnsiTheme="minorHAnsi" w:cstheme="minorHAnsi"/>
          <w:sz w:val="21"/>
          <w:szCs w:val="21"/>
        </w:rPr>
        <w:pPrChange w:id="22" w:author="Gayathiri Kumar" w:date="2025-10-16T11:07:00Z" w16du:dateUtc="2025-10-16T15:07:00Z">
          <w:pPr/>
        </w:pPrChange>
      </w:pPr>
      <w:del w:id="23" w:author="Gayathiri Kumar" w:date="2025-10-16T11:05:00Z" w16du:dateUtc="2025-10-16T15:05:00Z">
        <w:r w:rsidDel="00F36984">
          <w:rPr>
            <w:rFonts w:asciiTheme="minorHAnsi" w:hAnsiTheme="minorHAnsi" w:cstheme="minorHAnsi"/>
            <w:sz w:val="21"/>
            <w:szCs w:val="21"/>
          </w:rPr>
          <w:delText>CUSTOMER</w:delText>
        </w:r>
        <w:r w:rsidR="00A16E63" w:rsidDel="00F36984">
          <w:rPr>
            <w:rFonts w:asciiTheme="minorHAnsi" w:hAnsiTheme="minorHAnsi" w:cstheme="minorHAnsi"/>
            <w:sz w:val="21"/>
            <w:szCs w:val="21"/>
          </w:rPr>
          <w:delText xml:space="preserve"> </w:delText>
        </w:r>
      </w:del>
      <w:ins w:id="24" w:author="Gayathiri Kumar" w:date="2025-10-16T11:05:00Z" w16du:dateUtc="2025-10-16T15:05:00Z">
        <w:r w:rsidR="00F36984">
          <w:rPr>
            <w:rFonts w:asciiTheme="minorHAnsi" w:hAnsiTheme="minorHAnsi" w:cstheme="minorHAnsi"/>
            <w:sz w:val="21"/>
            <w:szCs w:val="21"/>
          </w:rPr>
          <w:t>Grainger</w:t>
        </w:r>
        <w:r w:rsidR="00F36984">
          <w:rPr>
            <w:rFonts w:asciiTheme="minorHAnsi" w:hAnsiTheme="minorHAnsi" w:cstheme="minorHAnsi"/>
            <w:sz w:val="21"/>
            <w:szCs w:val="21"/>
          </w:rPr>
          <w:t xml:space="preserve"> </w:t>
        </w:r>
      </w:ins>
      <w:r w:rsidR="00A16E63">
        <w:rPr>
          <w:rFonts w:asciiTheme="minorHAnsi" w:hAnsiTheme="minorHAnsi" w:cstheme="minorHAnsi"/>
          <w:sz w:val="21"/>
          <w:szCs w:val="21"/>
        </w:rPr>
        <w:t xml:space="preserve">is seeking to </w:t>
      </w:r>
      <w:del w:id="25" w:author="Gayathiri Kumar" w:date="2025-10-16T11:05:00Z" w16du:dateUtc="2025-10-16T15:05:00Z">
        <w:r w:rsidR="006129B9" w:rsidDel="00F36984">
          <w:rPr>
            <w:rFonts w:asciiTheme="minorHAnsi" w:hAnsiTheme="minorHAnsi" w:cstheme="minorHAnsi"/>
            <w:sz w:val="21"/>
            <w:szCs w:val="21"/>
          </w:rPr>
          <w:delText xml:space="preserve">optimize and accelerate content production with the </w:delText>
        </w:r>
        <w:r w:rsidR="00C64C47" w:rsidDel="00F36984">
          <w:rPr>
            <w:rFonts w:asciiTheme="minorHAnsi" w:hAnsiTheme="minorHAnsi" w:cstheme="minorHAnsi"/>
            <w:sz w:val="21"/>
            <w:szCs w:val="21"/>
          </w:rPr>
          <w:delText>goal</w:delText>
        </w:r>
        <w:r w:rsidR="006129B9" w:rsidDel="00F36984">
          <w:rPr>
            <w:rFonts w:asciiTheme="minorHAnsi" w:hAnsiTheme="minorHAnsi" w:cstheme="minorHAnsi"/>
            <w:sz w:val="21"/>
            <w:szCs w:val="21"/>
          </w:rPr>
          <w:delText xml:space="preserve"> of providing more personalized content and experiences </w:delText>
        </w:r>
        <w:r w:rsidR="00EC7A1D" w:rsidDel="00F36984">
          <w:rPr>
            <w:rFonts w:asciiTheme="minorHAnsi" w:hAnsiTheme="minorHAnsi" w:cstheme="minorHAnsi"/>
            <w:sz w:val="21"/>
            <w:szCs w:val="21"/>
          </w:rPr>
          <w:delText xml:space="preserve">at scale.  Adobe will partner with </w:delText>
        </w:r>
        <w:r w:rsidDel="00F36984">
          <w:rPr>
            <w:rFonts w:asciiTheme="minorHAnsi" w:hAnsiTheme="minorHAnsi" w:cstheme="minorHAnsi"/>
            <w:sz w:val="21"/>
            <w:szCs w:val="21"/>
          </w:rPr>
          <w:delText>CUSTOMER</w:delText>
        </w:r>
        <w:r w:rsidR="00C64C47" w:rsidDel="00F36984">
          <w:rPr>
            <w:rFonts w:asciiTheme="minorHAnsi" w:hAnsiTheme="minorHAnsi" w:cstheme="minorHAnsi"/>
            <w:sz w:val="21"/>
            <w:szCs w:val="21"/>
          </w:rPr>
          <w:delText xml:space="preserve"> to </w:delText>
        </w:r>
        <w:r w:rsidR="004810E9" w:rsidDel="00F36984">
          <w:rPr>
            <w:rFonts w:asciiTheme="minorHAnsi" w:hAnsiTheme="minorHAnsi" w:cstheme="minorHAnsi"/>
            <w:sz w:val="21"/>
            <w:szCs w:val="21"/>
          </w:rPr>
          <w:delText xml:space="preserve">lay the foundation for </w:delText>
        </w:r>
        <w:r w:rsidR="009F3E7B" w:rsidDel="00F36984">
          <w:rPr>
            <w:rFonts w:asciiTheme="minorHAnsi" w:hAnsiTheme="minorHAnsi" w:cstheme="minorHAnsi"/>
            <w:sz w:val="21"/>
            <w:szCs w:val="21"/>
          </w:rPr>
          <w:delText>PRODUCT</w:delText>
        </w:r>
        <w:r w:rsidR="00BB49BD" w:rsidDel="00F36984">
          <w:rPr>
            <w:rFonts w:asciiTheme="minorHAnsi" w:hAnsiTheme="minorHAnsi" w:cstheme="minorHAnsi"/>
            <w:sz w:val="21"/>
            <w:szCs w:val="21"/>
          </w:rPr>
          <w:delText xml:space="preserve"> by conducting the following services:</w:delText>
        </w:r>
      </w:del>
    </w:p>
    <w:p w14:paraId="673B9021" w14:textId="3EAF062F" w:rsidR="004D0609" w:rsidDel="00F36984" w:rsidRDefault="004D0609" w:rsidP="00F36984">
      <w:pPr>
        <w:rPr>
          <w:del w:id="26" w:author="Gayathiri Kumar" w:date="2025-10-16T11:05:00Z" w16du:dateUtc="2025-10-16T15:05:00Z"/>
          <w:rFonts w:asciiTheme="minorHAnsi" w:hAnsiTheme="minorHAnsi" w:cstheme="minorHAnsi"/>
          <w:sz w:val="21"/>
          <w:szCs w:val="21"/>
        </w:rPr>
        <w:pPrChange w:id="27" w:author="Gayathiri Kumar" w:date="2025-10-16T11:07:00Z" w16du:dateUtc="2025-10-16T15:07:00Z">
          <w:pPr/>
        </w:pPrChange>
      </w:pPr>
    </w:p>
    <w:p w14:paraId="12F4F4A2" w14:textId="4438CEFE" w:rsidR="0011032F" w:rsidRPr="004D0609" w:rsidDel="00F36984" w:rsidRDefault="009F3E7B" w:rsidP="00F36984">
      <w:pPr>
        <w:pStyle w:val="ListParagraph"/>
        <w:ind w:left="0"/>
        <w:rPr>
          <w:del w:id="28" w:author="Gayathiri Kumar" w:date="2025-10-16T11:05:00Z" w16du:dateUtc="2025-10-16T15:05:00Z"/>
          <w:rFonts w:asciiTheme="minorHAnsi" w:hAnsiTheme="minorHAnsi" w:cstheme="minorHAnsi"/>
          <w:sz w:val="21"/>
          <w:szCs w:val="21"/>
        </w:rPr>
        <w:pPrChange w:id="29" w:author="Gayathiri Kumar" w:date="2025-10-16T11:07:00Z" w16du:dateUtc="2025-10-16T15:07:00Z">
          <w:pPr>
            <w:pStyle w:val="ListParagraph"/>
            <w:numPr>
              <w:numId w:val="39"/>
            </w:numPr>
            <w:ind w:hanging="360"/>
          </w:pPr>
        </w:pPrChange>
      </w:pPr>
      <w:del w:id="30" w:author="Gayathiri Kumar" w:date="2025-10-16T11:05:00Z" w16du:dateUtc="2025-10-16T15:05:00Z">
        <w:r w:rsidDel="00F36984">
          <w:rPr>
            <w:rFonts w:asciiTheme="minorHAnsi" w:hAnsiTheme="minorHAnsi" w:cstheme="minorHAnsi"/>
            <w:sz w:val="21"/>
            <w:szCs w:val="21"/>
          </w:rPr>
          <w:delText xml:space="preserve">PRODUCT </w:delText>
        </w:r>
        <w:r w:rsidR="0011032F" w:rsidRPr="004D0609" w:rsidDel="00F36984">
          <w:rPr>
            <w:rFonts w:asciiTheme="minorHAnsi" w:hAnsiTheme="minorHAnsi" w:cstheme="minorHAnsi"/>
            <w:sz w:val="21"/>
            <w:szCs w:val="21"/>
          </w:rPr>
          <w:delText>Readiness Workshop</w:delText>
        </w:r>
      </w:del>
    </w:p>
    <w:p w14:paraId="5A599AE1" w14:textId="5314EF8D" w:rsidR="0011032F" w:rsidRPr="004D0609" w:rsidDel="00F36984" w:rsidRDefault="009F3E7B" w:rsidP="00F36984">
      <w:pPr>
        <w:pStyle w:val="ListParagraph"/>
        <w:ind w:left="0"/>
        <w:rPr>
          <w:del w:id="31" w:author="Gayathiri Kumar" w:date="2025-10-16T11:05:00Z" w16du:dateUtc="2025-10-16T15:05:00Z"/>
          <w:rFonts w:asciiTheme="minorHAnsi" w:hAnsiTheme="minorHAnsi" w:cstheme="minorHAnsi"/>
          <w:sz w:val="21"/>
          <w:szCs w:val="21"/>
        </w:rPr>
        <w:pPrChange w:id="32" w:author="Gayathiri Kumar" w:date="2025-10-16T11:07:00Z" w16du:dateUtc="2025-10-16T15:07:00Z">
          <w:pPr>
            <w:pStyle w:val="ListParagraph"/>
            <w:numPr>
              <w:numId w:val="39"/>
            </w:numPr>
            <w:ind w:hanging="360"/>
          </w:pPr>
        </w:pPrChange>
      </w:pPr>
      <w:del w:id="33" w:author="Gayathiri Kumar" w:date="2025-10-16T11:05:00Z" w16du:dateUtc="2025-10-16T15:05:00Z">
        <w:r w:rsidDel="00F36984">
          <w:rPr>
            <w:rFonts w:asciiTheme="minorHAnsi" w:hAnsiTheme="minorHAnsi" w:cstheme="minorHAnsi"/>
            <w:sz w:val="21"/>
            <w:szCs w:val="21"/>
          </w:rPr>
          <w:delText xml:space="preserve">PRODUCT </w:delText>
        </w:r>
        <w:r w:rsidR="0011032F" w:rsidRPr="004D0609" w:rsidDel="00F36984">
          <w:rPr>
            <w:rFonts w:asciiTheme="minorHAnsi" w:hAnsiTheme="minorHAnsi" w:cstheme="minorHAnsi"/>
            <w:sz w:val="21"/>
            <w:szCs w:val="21"/>
          </w:rPr>
          <w:delText>Assessment</w:delText>
        </w:r>
      </w:del>
    </w:p>
    <w:p w14:paraId="641AD9DB" w14:textId="015E3B11" w:rsidR="0011032F" w:rsidRPr="00C06E34" w:rsidDel="00F36984" w:rsidRDefault="0011032F" w:rsidP="00F36984">
      <w:pPr>
        <w:pStyle w:val="ListParagraph"/>
        <w:ind w:left="0"/>
        <w:rPr>
          <w:del w:id="34" w:author="Gayathiri Kumar" w:date="2025-10-16T11:05:00Z" w16du:dateUtc="2025-10-16T15:05:00Z"/>
          <w:rFonts w:asciiTheme="minorHAnsi" w:hAnsiTheme="minorHAnsi" w:cstheme="minorHAnsi"/>
          <w:sz w:val="21"/>
          <w:szCs w:val="21"/>
        </w:rPr>
        <w:pPrChange w:id="35" w:author="Gayathiri Kumar" w:date="2025-10-16T11:07:00Z" w16du:dateUtc="2025-10-16T15:07:00Z">
          <w:pPr>
            <w:pStyle w:val="ListParagraph"/>
            <w:numPr>
              <w:numId w:val="39"/>
            </w:numPr>
            <w:ind w:hanging="360"/>
          </w:pPr>
        </w:pPrChange>
      </w:pPr>
      <w:del w:id="36" w:author="Gayathiri Kumar" w:date="2025-10-16T11:05:00Z" w16du:dateUtc="2025-10-16T15:05:00Z">
        <w:r w:rsidRPr="00C06E34" w:rsidDel="00F36984">
          <w:rPr>
            <w:rFonts w:asciiTheme="minorHAnsi" w:hAnsiTheme="minorHAnsi" w:cstheme="minorHAnsi"/>
            <w:sz w:val="21"/>
            <w:szCs w:val="21"/>
          </w:rPr>
          <w:delText>Adoption and Learning program launched</w:delText>
        </w:r>
      </w:del>
    </w:p>
    <w:p w14:paraId="6405BFCB" w14:textId="075C4B10" w:rsidR="00585938" w:rsidRPr="004D0609" w:rsidDel="00F36984" w:rsidRDefault="00585938" w:rsidP="00F36984">
      <w:pPr>
        <w:rPr>
          <w:del w:id="37" w:author="Gayathiri Kumar" w:date="2025-10-16T11:07:00Z" w16du:dateUtc="2025-10-16T15:07:00Z"/>
          <w:rFonts w:asciiTheme="minorHAnsi" w:hAnsiTheme="minorHAnsi" w:cstheme="minorHAnsi"/>
          <w:sz w:val="21"/>
          <w:szCs w:val="21"/>
        </w:rPr>
        <w:pPrChange w:id="38" w:author="Gayathiri Kumar" w:date="2025-10-16T11:07:00Z" w16du:dateUtc="2025-10-16T15:07:00Z">
          <w:pPr>
            <w:pStyle w:val="ListParagraph"/>
            <w:numPr>
              <w:numId w:val="39"/>
            </w:numPr>
            <w:ind w:hanging="360"/>
          </w:pPr>
        </w:pPrChange>
      </w:pPr>
      <w:del w:id="39" w:author="Gayathiri Kumar" w:date="2025-10-16T11:05:00Z" w16du:dateUtc="2025-10-16T15:05:00Z">
        <w:r w:rsidRPr="00C06E34" w:rsidDel="00F36984">
          <w:rPr>
            <w:rFonts w:asciiTheme="minorHAnsi" w:hAnsiTheme="minorHAnsi" w:cstheme="minorHAnsi"/>
            <w:sz w:val="21"/>
            <w:szCs w:val="21"/>
          </w:rPr>
          <w:delText>Configuration fo</w:delText>
        </w:r>
        <w:r w:rsidR="009F3E7B" w:rsidDel="00F36984">
          <w:rPr>
            <w:rFonts w:asciiTheme="minorHAnsi" w:hAnsiTheme="minorHAnsi" w:cstheme="minorHAnsi"/>
            <w:sz w:val="21"/>
            <w:szCs w:val="21"/>
          </w:rPr>
          <w:delText>r PRODUCT</w:delText>
        </w:r>
        <w:r w:rsidRPr="00C06E34" w:rsidDel="00F36984">
          <w:rPr>
            <w:rFonts w:asciiTheme="minorHAnsi" w:hAnsiTheme="minorHAnsi" w:cstheme="minorHAnsi"/>
            <w:sz w:val="21"/>
            <w:szCs w:val="21"/>
          </w:rPr>
          <w:delText xml:space="preserve"> </w:delText>
        </w:r>
      </w:del>
      <w:ins w:id="40" w:author="Gayathiri Kumar" w:date="2025-10-16T11:05:00Z" w16du:dateUtc="2025-10-16T15:05:00Z">
        <w:r w:rsidR="00F36984">
          <w:rPr>
            <w:rFonts w:asciiTheme="minorHAnsi" w:hAnsiTheme="minorHAnsi" w:cstheme="minorHAnsi"/>
            <w:sz w:val="21"/>
            <w:szCs w:val="21"/>
          </w:rPr>
          <w:t xml:space="preserve">assess their AEM Assets environment to </w:t>
        </w:r>
      </w:ins>
      <w:ins w:id="41" w:author="Gayathiri Kumar" w:date="2025-10-16T11:07:00Z" w16du:dateUtc="2025-10-16T15:07:00Z">
        <w:r w:rsidR="00F36984">
          <w:rPr>
            <w:rFonts w:asciiTheme="minorHAnsi" w:hAnsiTheme="minorHAnsi" w:cstheme="minorHAnsi"/>
            <w:sz w:val="21"/>
            <w:szCs w:val="21"/>
          </w:rPr>
          <w:t>u</w:t>
        </w:r>
      </w:ins>
      <w:ins w:id="42" w:author="Gayathiri Kumar" w:date="2025-10-16T11:06:00Z">
        <w:r w:rsidR="00F36984" w:rsidRPr="00F36984">
          <w:rPr>
            <w:rFonts w:asciiTheme="minorHAnsi" w:hAnsiTheme="minorHAnsi" w:cstheme="minorHAnsi"/>
            <w:sz w:val="21"/>
            <w:szCs w:val="21"/>
          </w:rPr>
          <w:t>nderstand the current challenges and</w:t>
        </w:r>
      </w:ins>
      <w:ins w:id="43" w:author="Gayathiri Kumar" w:date="2025-10-16T11:08:00Z" w16du:dateUtc="2025-10-16T15:08:00Z">
        <w:r w:rsidR="003D0398">
          <w:rPr>
            <w:rFonts w:asciiTheme="minorHAnsi" w:hAnsiTheme="minorHAnsi" w:cstheme="minorHAnsi"/>
            <w:sz w:val="21"/>
            <w:szCs w:val="21"/>
          </w:rPr>
          <w:t xml:space="preserve"> </w:t>
        </w:r>
      </w:ins>
      <w:ins w:id="44" w:author="Gayathiri Kumar" w:date="2025-10-16T11:06:00Z">
        <w:r w:rsidR="00F36984" w:rsidRPr="00F36984">
          <w:rPr>
            <w:rFonts w:asciiTheme="minorHAnsi" w:hAnsiTheme="minorHAnsi" w:cstheme="minorHAnsi"/>
            <w:sz w:val="21"/>
            <w:szCs w:val="21"/>
          </w:rPr>
          <w:t>propose measures/practices for resolution to meet business goals.</w:t>
        </w:r>
      </w:ins>
      <w:ins w:id="45" w:author="Gayathiri Kumar" w:date="2025-10-16T11:07:00Z" w16du:dateUtc="2025-10-16T15:07:00Z">
        <w:r w:rsidR="00F36984">
          <w:rPr>
            <w:rFonts w:asciiTheme="minorHAnsi" w:hAnsiTheme="minorHAnsi" w:cstheme="minorHAnsi"/>
            <w:sz w:val="21"/>
            <w:szCs w:val="21"/>
          </w:rPr>
          <w:t xml:space="preserve"> Also, to r</w:t>
        </w:r>
      </w:ins>
      <w:ins w:id="46" w:author="Gayathiri Kumar" w:date="2025-10-16T11:07:00Z">
        <w:r w:rsidR="00F36984" w:rsidRPr="00F36984">
          <w:rPr>
            <w:rFonts w:asciiTheme="minorHAnsi" w:hAnsiTheme="minorHAnsi" w:cstheme="minorHAnsi"/>
            <w:sz w:val="21"/>
            <w:szCs w:val="21"/>
          </w:rPr>
          <w:t>eview capabilities of Experience Manager’s latest release and provide recommendations to begin leveraging the features.</w:t>
        </w:r>
      </w:ins>
    </w:p>
    <w:p w14:paraId="74FFA750" w14:textId="2D1FA144" w:rsidR="00F36984" w:rsidRDefault="00F36984" w:rsidP="00F36984">
      <w:pPr>
        <w:jc w:val="both"/>
        <w:rPr>
          <w:ins w:id="47" w:author="Gayathiri Kumar" w:date="2025-10-16T11:03:00Z" w16du:dateUtc="2025-10-16T15:03:00Z"/>
          <w:rFonts w:asciiTheme="minorHAnsi" w:hAnsiTheme="minorHAnsi"/>
          <w:color w:val="000000" w:themeColor="text1"/>
          <w:sz w:val="20"/>
        </w:rPr>
        <w:pPrChange w:id="48" w:author="Gayathiri Kumar" w:date="2025-10-16T11:07:00Z" w16du:dateUtc="2025-10-16T15:07:00Z">
          <w:pPr>
            <w:ind w:left="-90"/>
            <w:jc w:val="both"/>
          </w:pPr>
        </w:pPrChange>
      </w:pPr>
      <w:ins w:id="49" w:author="Gayathiri Kumar" w:date="2025-10-16T11:07:00Z" w16du:dateUtc="2025-10-16T15:07:00Z">
        <w:r>
          <w:rPr>
            <w:rFonts w:asciiTheme="minorHAnsi" w:hAnsiTheme="minorHAnsi" w:cstheme="minorHAnsi"/>
            <w:sz w:val="21"/>
            <w:szCs w:val="21"/>
          </w:rPr>
          <w:t xml:space="preserve"> </w:t>
        </w:r>
      </w:ins>
      <w:ins w:id="50" w:author="Gayathiri Kumar" w:date="2025-10-16T11:03:00Z" w16du:dateUtc="2025-10-16T15:03:00Z">
        <w:r w:rsidRPr="00E30277">
          <w:rPr>
            <w:rFonts w:asciiTheme="minorHAnsi" w:hAnsiTheme="minorHAnsi"/>
            <w:color w:val="000000" w:themeColor="text1"/>
            <w:sz w:val="20"/>
          </w:rPr>
          <w:t>Adobe Professional Services will</w:t>
        </w:r>
        <w:r>
          <w:rPr>
            <w:rFonts w:asciiTheme="minorHAnsi" w:hAnsiTheme="minorHAnsi"/>
            <w:color w:val="000000" w:themeColor="text1"/>
            <w:sz w:val="20"/>
          </w:rPr>
          <w:t xml:space="preserve"> typically perform the following activities during the engagement:</w:t>
        </w:r>
      </w:ins>
    </w:p>
    <w:p w14:paraId="0EC29D54" w14:textId="77777777" w:rsidR="00F36984" w:rsidRDefault="00F36984" w:rsidP="00F36984">
      <w:pPr>
        <w:ind w:left="-90"/>
        <w:jc w:val="both"/>
        <w:rPr>
          <w:ins w:id="51" w:author="Gayathiri Kumar" w:date="2025-10-16T11:03:00Z" w16du:dateUtc="2025-10-16T15:03:00Z"/>
          <w:rFonts w:cs="Calibri"/>
          <w:b/>
          <w:color w:val="000000" w:themeColor="text1"/>
          <w:sz w:val="20"/>
          <w:szCs w:val="20"/>
        </w:rPr>
      </w:pPr>
    </w:p>
    <w:p w14:paraId="5B1A5D55" w14:textId="77777777" w:rsidR="00F36984" w:rsidRDefault="00F36984" w:rsidP="00F36984">
      <w:pPr>
        <w:ind w:left="-90"/>
        <w:jc w:val="both"/>
        <w:rPr>
          <w:ins w:id="52" w:author="Gayathiri Kumar" w:date="2025-10-16T11:03:00Z" w16du:dateUtc="2025-10-16T15:03:00Z"/>
          <w:rFonts w:cs="Calibri"/>
          <w:b/>
          <w:color w:val="000000" w:themeColor="text1"/>
          <w:sz w:val="20"/>
          <w:szCs w:val="20"/>
        </w:rPr>
      </w:pPr>
      <w:ins w:id="53" w:author="Gayathiri Kumar" w:date="2025-10-16T11:03:00Z" w16du:dateUtc="2025-10-16T15:03:00Z">
        <w:r>
          <w:rPr>
            <w:rFonts w:cs="Calibri"/>
            <w:b/>
            <w:color w:val="000000" w:themeColor="text1"/>
            <w:sz w:val="20"/>
            <w:szCs w:val="20"/>
          </w:rPr>
          <w:t>Initial Assessment:</w:t>
        </w:r>
      </w:ins>
    </w:p>
    <w:p w14:paraId="1D7B5A1A" w14:textId="77777777" w:rsidR="00F36984" w:rsidRPr="007E6704" w:rsidRDefault="00F36984" w:rsidP="00F36984">
      <w:pPr>
        <w:pStyle w:val="ListParagraph"/>
        <w:numPr>
          <w:ilvl w:val="0"/>
          <w:numId w:val="46"/>
        </w:numPr>
        <w:spacing w:after="160" w:line="259" w:lineRule="auto"/>
        <w:jc w:val="both"/>
        <w:rPr>
          <w:ins w:id="54" w:author="Gayathiri Kumar" w:date="2025-10-16T11:03:00Z" w16du:dateUtc="2025-10-16T15:03:00Z"/>
          <w:rFonts w:asciiTheme="minorHAnsi" w:hAnsiTheme="minorHAnsi" w:cstheme="minorHAnsi"/>
          <w:color w:val="000000"/>
          <w:sz w:val="20"/>
          <w:szCs w:val="20"/>
          <w:shd w:val="clear" w:color="auto" w:fill="FFFFFF"/>
        </w:rPr>
      </w:pPr>
      <w:ins w:id="55" w:author="Gayathiri Kumar" w:date="2025-10-16T11:03:00Z" w16du:dateUtc="2025-10-16T15:03:00Z">
        <w:r w:rsidRPr="007E6704">
          <w:rPr>
            <w:rFonts w:asciiTheme="minorHAnsi" w:hAnsiTheme="minorHAnsi" w:cstheme="minorHAnsi"/>
            <w:color w:val="000000"/>
            <w:sz w:val="20"/>
            <w:szCs w:val="20"/>
            <w:shd w:val="clear" w:color="auto" w:fill="FFFFFF"/>
          </w:rPr>
          <w:t>Project Kick-Off</w:t>
        </w:r>
        <w:r>
          <w:rPr>
            <w:rFonts w:asciiTheme="minorHAnsi" w:hAnsiTheme="minorHAnsi" w:cstheme="minorHAnsi"/>
            <w:color w:val="000000"/>
            <w:sz w:val="20"/>
            <w:szCs w:val="20"/>
            <w:shd w:val="clear" w:color="auto" w:fill="FFFFFF"/>
          </w:rPr>
          <w:t>.</w:t>
        </w:r>
      </w:ins>
    </w:p>
    <w:p w14:paraId="203C5138" w14:textId="77777777" w:rsidR="00F36984" w:rsidRPr="007E6704" w:rsidRDefault="00F36984" w:rsidP="00F36984">
      <w:pPr>
        <w:pStyle w:val="ListParagraph"/>
        <w:numPr>
          <w:ilvl w:val="0"/>
          <w:numId w:val="46"/>
        </w:numPr>
        <w:spacing w:after="160" w:line="259" w:lineRule="auto"/>
        <w:jc w:val="both"/>
        <w:rPr>
          <w:ins w:id="56" w:author="Gayathiri Kumar" w:date="2025-10-16T11:03:00Z" w16du:dateUtc="2025-10-16T15:03:00Z"/>
          <w:rFonts w:asciiTheme="minorHAnsi" w:hAnsiTheme="minorHAnsi" w:cstheme="minorHAnsi"/>
          <w:color w:val="000000"/>
          <w:sz w:val="20"/>
          <w:szCs w:val="20"/>
          <w:shd w:val="clear" w:color="auto" w:fill="FFFFFF"/>
        </w:rPr>
      </w:pPr>
      <w:ins w:id="57" w:author="Gayathiri Kumar" w:date="2025-10-16T11:03:00Z" w16du:dateUtc="2025-10-16T15:03:00Z">
        <w:r w:rsidRPr="007E6704">
          <w:rPr>
            <w:rFonts w:asciiTheme="minorHAnsi" w:hAnsiTheme="minorHAnsi" w:cstheme="minorHAnsi"/>
            <w:color w:val="000000"/>
            <w:sz w:val="20"/>
            <w:szCs w:val="20"/>
            <w:shd w:val="clear" w:color="auto" w:fill="FFFFFF"/>
          </w:rPr>
          <w:t xml:space="preserve">Review existing </w:t>
        </w:r>
        <w:r>
          <w:rPr>
            <w:rFonts w:asciiTheme="minorHAnsi" w:hAnsiTheme="minorHAnsi" w:cstheme="minorHAnsi"/>
            <w:color w:val="000000"/>
            <w:sz w:val="20"/>
            <w:szCs w:val="20"/>
            <w:shd w:val="clear" w:color="auto" w:fill="FFFFFF"/>
          </w:rPr>
          <w:t>implementation</w:t>
        </w:r>
        <w:r w:rsidRPr="007E6704">
          <w:rPr>
            <w:rFonts w:asciiTheme="minorHAnsi" w:hAnsiTheme="minorHAnsi" w:cstheme="minorHAnsi"/>
            <w:color w:val="000000"/>
            <w:sz w:val="20"/>
            <w:szCs w:val="20"/>
            <w:shd w:val="clear" w:color="auto" w:fill="FFFFFF"/>
          </w:rPr>
          <w:t xml:space="preserve"> and requirements</w:t>
        </w:r>
        <w:r>
          <w:rPr>
            <w:rFonts w:asciiTheme="minorHAnsi" w:hAnsiTheme="minorHAnsi" w:cstheme="minorHAnsi"/>
            <w:color w:val="000000"/>
            <w:sz w:val="20"/>
            <w:szCs w:val="20"/>
            <w:shd w:val="clear" w:color="auto" w:fill="FFFFFF"/>
          </w:rPr>
          <w:t>.</w:t>
        </w:r>
      </w:ins>
    </w:p>
    <w:p w14:paraId="4504868B" w14:textId="77777777" w:rsidR="00F36984" w:rsidRPr="007E6704" w:rsidRDefault="00F36984" w:rsidP="00F36984">
      <w:pPr>
        <w:pStyle w:val="ListParagraph"/>
        <w:numPr>
          <w:ilvl w:val="0"/>
          <w:numId w:val="46"/>
        </w:numPr>
        <w:spacing w:after="160" w:line="259" w:lineRule="auto"/>
        <w:jc w:val="both"/>
        <w:rPr>
          <w:ins w:id="58" w:author="Gayathiri Kumar" w:date="2025-10-16T11:03:00Z" w16du:dateUtc="2025-10-16T15:03:00Z"/>
          <w:rFonts w:asciiTheme="minorHAnsi" w:hAnsiTheme="minorHAnsi" w:cstheme="minorHAnsi"/>
          <w:color w:val="000000"/>
          <w:sz w:val="20"/>
          <w:szCs w:val="20"/>
          <w:shd w:val="clear" w:color="auto" w:fill="FFFFFF"/>
        </w:rPr>
      </w:pPr>
      <w:ins w:id="59" w:author="Gayathiri Kumar" w:date="2025-10-16T11:03:00Z" w16du:dateUtc="2025-10-16T15:03:00Z">
        <w:r w:rsidRPr="007E6704">
          <w:rPr>
            <w:rFonts w:asciiTheme="minorHAnsi" w:hAnsiTheme="minorHAnsi" w:cstheme="minorHAnsi"/>
            <w:color w:val="000000"/>
            <w:sz w:val="20"/>
            <w:szCs w:val="20"/>
            <w:shd w:val="clear" w:color="auto" w:fill="FFFFFF"/>
          </w:rPr>
          <w:t xml:space="preserve">Review the business objectives and goals. </w:t>
        </w:r>
      </w:ins>
    </w:p>
    <w:p w14:paraId="59AA5AFC" w14:textId="77777777" w:rsidR="00F36984" w:rsidRPr="00F052EF" w:rsidRDefault="00F36984" w:rsidP="00F36984">
      <w:pPr>
        <w:pStyle w:val="ListParagraph"/>
        <w:numPr>
          <w:ilvl w:val="0"/>
          <w:numId w:val="46"/>
        </w:numPr>
        <w:spacing w:after="160" w:line="259" w:lineRule="auto"/>
        <w:jc w:val="both"/>
        <w:rPr>
          <w:ins w:id="60" w:author="Gayathiri Kumar" w:date="2025-10-16T11:03:00Z" w16du:dateUtc="2025-10-16T15:03:00Z"/>
          <w:rFonts w:asciiTheme="minorHAnsi" w:hAnsiTheme="minorHAnsi" w:cstheme="minorHAnsi"/>
          <w:color w:val="000000"/>
          <w:sz w:val="20"/>
          <w:szCs w:val="20"/>
          <w:shd w:val="clear" w:color="auto" w:fill="FFFFFF"/>
        </w:rPr>
      </w:pPr>
      <w:ins w:id="61" w:author="Gayathiri Kumar" w:date="2025-10-16T11:03:00Z" w16du:dateUtc="2025-10-16T15:03:00Z">
        <w:r w:rsidRPr="007E6704">
          <w:rPr>
            <w:rFonts w:asciiTheme="minorHAnsi" w:hAnsiTheme="minorHAnsi" w:cstheme="minorHAnsi"/>
            <w:color w:val="000000"/>
            <w:sz w:val="20"/>
            <w:szCs w:val="20"/>
            <w:shd w:val="clear" w:color="auto" w:fill="FFFFFF"/>
          </w:rPr>
          <w:t xml:space="preserve">Review roadmap for </w:t>
        </w:r>
        <w:r>
          <w:rPr>
            <w:rFonts w:asciiTheme="minorHAnsi" w:hAnsiTheme="minorHAnsi" w:cstheme="minorHAnsi"/>
            <w:color w:val="000000"/>
            <w:sz w:val="20"/>
            <w:szCs w:val="20"/>
            <w:shd w:val="clear" w:color="auto" w:fill="FFFFFF"/>
          </w:rPr>
          <w:t>assets.</w:t>
        </w:r>
      </w:ins>
    </w:p>
    <w:p w14:paraId="7771633D" w14:textId="77777777" w:rsidR="00F36984" w:rsidRDefault="00F36984" w:rsidP="00F36984">
      <w:pPr>
        <w:pStyle w:val="Body"/>
        <w:ind w:left="-90"/>
        <w:jc w:val="both"/>
        <w:rPr>
          <w:ins w:id="62" w:author="Gayathiri Kumar" w:date="2025-10-16T11:03:00Z" w16du:dateUtc="2025-10-16T15:03:00Z"/>
          <w:rFonts w:asciiTheme="minorHAnsi" w:hAnsiTheme="minorHAnsi"/>
          <w:b/>
          <w:color w:val="000000" w:themeColor="text1"/>
          <w:sz w:val="20"/>
        </w:rPr>
      </w:pPr>
      <w:ins w:id="63" w:author="Gayathiri Kumar" w:date="2025-10-16T11:03:00Z" w16du:dateUtc="2025-10-16T15:03:00Z">
        <w:r>
          <w:rPr>
            <w:rFonts w:asciiTheme="minorHAnsi" w:hAnsiTheme="minorHAnsi"/>
            <w:b/>
            <w:color w:val="000000" w:themeColor="text1"/>
            <w:sz w:val="20"/>
          </w:rPr>
          <w:t>Environment and Architecture Review:</w:t>
        </w:r>
      </w:ins>
    </w:p>
    <w:p w14:paraId="53F9185D" w14:textId="77777777" w:rsidR="00F36984" w:rsidRPr="00F052EF" w:rsidRDefault="00F36984" w:rsidP="00F36984">
      <w:pPr>
        <w:pStyle w:val="ListParagraph"/>
        <w:numPr>
          <w:ilvl w:val="0"/>
          <w:numId w:val="47"/>
        </w:numPr>
        <w:spacing w:after="160" w:line="259" w:lineRule="auto"/>
        <w:jc w:val="both"/>
        <w:rPr>
          <w:ins w:id="64" w:author="Gayathiri Kumar" w:date="2025-10-16T11:03:00Z" w16du:dateUtc="2025-10-16T15:03:00Z"/>
          <w:rFonts w:asciiTheme="minorHAnsi" w:hAnsiTheme="minorHAnsi" w:cstheme="minorHAnsi"/>
          <w:color w:val="000000"/>
          <w:sz w:val="20"/>
          <w:szCs w:val="20"/>
          <w:shd w:val="clear" w:color="auto" w:fill="FFFFFF"/>
        </w:rPr>
      </w:pPr>
      <w:ins w:id="65" w:author="Gayathiri Kumar" w:date="2025-10-16T11:03:00Z" w16du:dateUtc="2025-10-16T15:03:00Z">
        <w:r>
          <w:rPr>
            <w:rFonts w:asciiTheme="minorHAnsi" w:hAnsiTheme="minorHAnsi" w:cstheme="minorHAnsi"/>
            <w:color w:val="000000"/>
            <w:sz w:val="20"/>
            <w:szCs w:val="20"/>
            <w:shd w:val="clear" w:color="auto" w:fill="FFFFFF"/>
          </w:rPr>
          <w:t>H</w:t>
        </w:r>
        <w:r w:rsidRPr="00F052EF">
          <w:rPr>
            <w:rFonts w:asciiTheme="minorHAnsi" w:hAnsiTheme="minorHAnsi" w:cstheme="minorHAnsi"/>
            <w:color w:val="000000"/>
            <w:sz w:val="20"/>
            <w:szCs w:val="20"/>
            <w:shd w:val="clear" w:color="auto" w:fill="FFFFFF"/>
          </w:rPr>
          <w:t>ardware platform and configurations (server and JVM), code repository, and log files.</w:t>
        </w:r>
      </w:ins>
    </w:p>
    <w:p w14:paraId="162895B5" w14:textId="77777777" w:rsidR="00F36984" w:rsidRPr="00F052EF" w:rsidRDefault="00F36984" w:rsidP="00F36984">
      <w:pPr>
        <w:pStyle w:val="ListParagraph"/>
        <w:numPr>
          <w:ilvl w:val="0"/>
          <w:numId w:val="47"/>
        </w:numPr>
        <w:spacing w:after="160" w:line="259" w:lineRule="auto"/>
        <w:jc w:val="both"/>
        <w:rPr>
          <w:ins w:id="66" w:author="Gayathiri Kumar" w:date="2025-10-16T11:03:00Z" w16du:dateUtc="2025-10-16T15:03:00Z"/>
          <w:rFonts w:asciiTheme="minorHAnsi" w:hAnsiTheme="minorHAnsi" w:cstheme="minorHAnsi"/>
          <w:color w:val="000000"/>
          <w:sz w:val="20"/>
          <w:szCs w:val="20"/>
          <w:shd w:val="clear" w:color="auto" w:fill="FFFFFF"/>
        </w:rPr>
      </w:pPr>
      <w:ins w:id="67" w:author="Gayathiri Kumar" w:date="2025-10-16T11:03:00Z" w16du:dateUtc="2025-10-16T15:03:00Z">
        <w:r>
          <w:rPr>
            <w:rFonts w:asciiTheme="minorHAnsi" w:hAnsiTheme="minorHAnsi" w:cstheme="minorHAnsi"/>
            <w:color w:val="000000"/>
            <w:sz w:val="20"/>
            <w:szCs w:val="20"/>
            <w:shd w:val="clear" w:color="auto" w:fill="FFFFFF"/>
          </w:rPr>
          <w:t>C</w:t>
        </w:r>
        <w:r w:rsidRPr="00F052EF">
          <w:rPr>
            <w:rFonts w:asciiTheme="minorHAnsi" w:hAnsiTheme="minorHAnsi" w:cstheme="minorHAnsi"/>
            <w:color w:val="000000"/>
            <w:sz w:val="20"/>
            <w:szCs w:val="20"/>
            <w:shd w:val="clear" w:color="auto" w:fill="FFFFFF"/>
          </w:rPr>
          <w:t xml:space="preserve">urrent and go-forward architecture and </w:t>
        </w:r>
        <w:r>
          <w:rPr>
            <w:rFonts w:asciiTheme="minorHAnsi" w:hAnsiTheme="minorHAnsi" w:cstheme="minorHAnsi"/>
            <w:color w:val="000000"/>
            <w:sz w:val="20"/>
            <w:szCs w:val="20"/>
            <w:shd w:val="clear" w:color="auto" w:fill="FFFFFF"/>
          </w:rPr>
          <w:t>i</w:t>
        </w:r>
        <w:r w:rsidRPr="00F052EF">
          <w:rPr>
            <w:rFonts w:asciiTheme="minorHAnsi" w:hAnsiTheme="minorHAnsi" w:cstheme="minorHAnsi"/>
            <w:color w:val="000000"/>
            <w:sz w:val="20"/>
            <w:szCs w:val="20"/>
            <w:shd w:val="clear" w:color="auto" w:fill="FFFFFF"/>
          </w:rPr>
          <w:t>mplementation practices.</w:t>
        </w:r>
      </w:ins>
    </w:p>
    <w:p w14:paraId="2E040624" w14:textId="77777777" w:rsidR="00F36984" w:rsidRPr="00F052EF" w:rsidRDefault="00F36984" w:rsidP="00F36984">
      <w:pPr>
        <w:pStyle w:val="ListParagraph"/>
        <w:numPr>
          <w:ilvl w:val="0"/>
          <w:numId w:val="47"/>
        </w:numPr>
        <w:spacing w:after="160" w:line="259" w:lineRule="auto"/>
        <w:jc w:val="both"/>
        <w:rPr>
          <w:ins w:id="68" w:author="Gayathiri Kumar" w:date="2025-10-16T11:03:00Z" w16du:dateUtc="2025-10-16T15:03:00Z"/>
          <w:rFonts w:asciiTheme="minorHAnsi" w:hAnsiTheme="minorHAnsi" w:cstheme="minorHAnsi"/>
          <w:color w:val="000000"/>
          <w:sz w:val="20"/>
          <w:szCs w:val="20"/>
          <w:shd w:val="clear" w:color="auto" w:fill="FFFFFF"/>
        </w:rPr>
      </w:pPr>
      <w:ins w:id="69" w:author="Gayathiri Kumar" w:date="2025-10-16T11:03:00Z" w16du:dateUtc="2025-10-16T15:03:00Z">
        <w:r>
          <w:rPr>
            <w:rFonts w:asciiTheme="minorHAnsi" w:hAnsiTheme="minorHAnsi" w:cstheme="minorHAnsi"/>
            <w:color w:val="000000"/>
            <w:sz w:val="20"/>
            <w:szCs w:val="20"/>
            <w:shd w:val="clear" w:color="auto" w:fill="FFFFFF"/>
          </w:rPr>
          <w:t>S</w:t>
        </w:r>
        <w:r w:rsidRPr="00F052EF">
          <w:rPr>
            <w:rFonts w:asciiTheme="minorHAnsi" w:hAnsiTheme="minorHAnsi" w:cstheme="minorHAnsi"/>
            <w:color w:val="000000"/>
            <w:sz w:val="20"/>
            <w:szCs w:val="20"/>
            <w:shd w:val="clear" w:color="auto" w:fill="FFFFFF"/>
          </w:rPr>
          <w:t>trategies and approaches for integrating with external systems.</w:t>
        </w:r>
      </w:ins>
    </w:p>
    <w:p w14:paraId="6B6C4E32" w14:textId="77777777" w:rsidR="00F36984" w:rsidRDefault="00F36984" w:rsidP="00F36984">
      <w:pPr>
        <w:pStyle w:val="Body"/>
        <w:ind w:left="-90"/>
        <w:jc w:val="both"/>
        <w:rPr>
          <w:ins w:id="70" w:author="Gayathiri Kumar" w:date="2025-10-16T11:03:00Z" w16du:dateUtc="2025-10-16T15:03:00Z"/>
          <w:rFonts w:asciiTheme="minorHAnsi" w:hAnsiTheme="minorHAnsi"/>
          <w:b/>
          <w:color w:val="000000" w:themeColor="text1"/>
          <w:sz w:val="20"/>
        </w:rPr>
      </w:pPr>
      <w:ins w:id="71" w:author="Gayathiri Kumar" w:date="2025-10-16T11:03:00Z" w16du:dateUtc="2025-10-16T15:03:00Z">
        <w:r>
          <w:rPr>
            <w:rFonts w:asciiTheme="minorHAnsi" w:hAnsiTheme="minorHAnsi"/>
            <w:b/>
            <w:color w:val="000000" w:themeColor="text1"/>
            <w:sz w:val="20"/>
          </w:rPr>
          <w:t>Process Review:</w:t>
        </w:r>
      </w:ins>
    </w:p>
    <w:p w14:paraId="3500BA11" w14:textId="77777777" w:rsidR="00F36984" w:rsidRPr="00A14DCC" w:rsidRDefault="00F36984" w:rsidP="00F36984">
      <w:pPr>
        <w:pStyle w:val="ListParagraph"/>
        <w:numPr>
          <w:ilvl w:val="0"/>
          <w:numId w:val="48"/>
        </w:numPr>
        <w:spacing w:after="160" w:line="259" w:lineRule="auto"/>
        <w:jc w:val="both"/>
        <w:rPr>
          <w:ins w:id="72" w:author="Gayathiri Kumar" w:date="2025-10-16T11:03:00Z" w16du:dateUtc="2025-10-16T15:03:00Z"/>
          <w:rFonts w:asciiTheme="minorHAnsi" w:hAnsiTheme="minorHAnsi" w:cstheme="minorHAnsi"/>
          <w:color w:val="000000"/>
          <w:sz w:val="20"/>
          <w:szCs w:val="20"/>
          <w:shd w:val="clear" w:color="auto" w:fill="FFFFFF"/>
        </w:rPr>
      </w:pPr>
      <w:ins w:id="73" w:author="Gayathiri Kumar" w:date="2025-10-16T11:03:00Z" w16du:dateUtc="2025-10-16T15:03:00Z">
        <w:r>
          <w:rPr>
            <w:rFonts w:asciiTheme="minorHAnsi" w:hAnsiTheme="minorHAnsi" w:cstheme="minorHAnsi"/>
            <w:color w:val="000000"/>
            <w:sz w:val="20"/>
            <w:szCs w:val="20"/>
            <w:shd w:val="clear" w:color="auto" w:fill="FFFFFF"/>
          </w:rPr>
          <w:t>D</w:t>
        </w:r>
        <w:r w:rsidRPr="00A14DCC">
          <w:rPr>
            <w:rFonts w:asciiTheme="minorHAnsi" w:hAnsiTheme="minorHAnsi" w:cstheme="minorHAnsi"/>
            <w:color w:val="000000"/>
            <w:sz w:val="20"/>
            <w:szCs w:val="20"/>
            <w:shd w:val="clear" w:color="auto" w:fill="FFFFFF"/>
          </w:rPr>
          <w:t>evelopment practices, tools, source control, etc.</w:t>
        </w:r>
      </w:ins>
    </w:p>
    <w:p w14:paraId="77EEF936" w14:textId="77777777" w:rsidR="00F36984" w:rsidRPr="00A14DCC" w:rsidRDefault="00F36984" w:rsidP="00F36984">
      <w:pPr>
        <w:pStyle w:val="ListParagraph"/>
        <w:numPr>
          <w:ilvl w:val="0"/>
          <w:numId w:val="48"/>
        </w:numPr>
        <w:spacing w:after="160" w:line="259" w:lineRule="auto"/>
        <w:jc w:val="both"/>
        <w:rPr>
          <w:ins w:id="74" w:author="Gayathiri Kumar" w:date="2025-10-16T11:03:00Z" w16du:dateUtc="2025-10-16T15:03:00Z"/>
          <w:rFonts w:asciiTheme="minorHAnsi" w:hAnsiTheme="minorHAnsi" w:cstheme="minorHAnsi"/>
          <w:color w:val="000000"/>
          <w:sz w:val="20"/>
          <w:szCs w:val="20"/>
          <w:shd w:val="clear" w:color="auto" w:fill="FFFFFF"/>
        </w:rPr>
      </w:pPr>
      <w:ins w:id="75" w:author="Gayathiri Kumar" w:date="2025-10-16T11:03:00Z" w16du:dateUtc="2025-10-16T15:03:00Z">
        <w:r>
          <w:rPr>
            <w:rFonts w:asciiTheme="minorHAnsi" w:hAnsiTheme="minorHAnsi" w:cstheme="minorHAnsi"/>
            <w:color w:val="000000"/>
            <w:sz w:val="20"/>
            <w:szCs w:val="20"/>
            <w:shd w:val="clear" w:color="auto" w:fill="FFFFFF"/>
          </w:rPr>
          <w:t>T</w:t>
        </w:r>
        <w:r w:rsidRPr="00A14DCC">
          <w:rPr>
            <w:rFonts w:asciiTheme="minorHAnsi" w:hAnsiTheme="minorHAnsi" w:cstheme="minorHAnsi"/>
            <w:color w:val="000000"/>
            <w:sz w:val="20"/>
            <w:szCs w:val="20"/>
            <w:shd w:val="clear" w:color="auto" w:fill="FFFFFF"/>
          </w:rPr>
          <w:t>esting and QA practices, tools, and methods</w:t>
        </w:r>
        <w:r>
          <w:rPr>
            <w:rFonts w:asciiTheme="minorHAnsi" w:hAnsiTheme="minorHAnsi" w:cstheme="minorHAnsi"/>
            <w:color w:val="000000"/>
            <w:sz w:val="20"/>
            <w:szCs w:val="20"/>
            <w:shd w:val="clear" w:color="auto" w:fill="FFFFFF"/>
          </w:rPr>
          <w:t>.</w:t>
        </w:r>
      </w:ins>
    </w:p>
    <w:p w14:paraId="25DB810F" w14:textId="77777777" w:rsidR="00F36984" w:rsidRPr="00A14DCC" w:rsidRDefault="00F36984" w:rsidP="00F36984">
      <w:pPr>
        <w:pStyle w:val="ListParagraph"/>
        <w:numPr>
          <w:ilvl w:val="0"/>
          <w:numId w:val="48"/>
        </w:numPr>
        <w:spacing w:after="160" w:line="259" w:lineRule="auto"/>
        <w:jc w:val="both"/>
        <w:rPr>
          <w:ins w:id="76" w:author="Gayathiri Kumar" w:date="2025-10-16T11:03:00Z" w16du:dateUtc="2025-10-16T15:03:00Z"/>
          <w:rFonts w:asciiTheme="minorHAnsi" w:hAnsiTheme="minorHAnsi" w:cstheme="minorHAnsi"/>
          <w:color w:val="000000"/>
          <w:sz w:val="20"/>
          <w:szCs w:val="20"/>
          <w:shd w:val="clear" w:color="auto" w:fill="FFFFFF"/>
        </w:rPr>
      </w:pPr>
      <w:ins w:id="77" w:author="Gayathiri Kumar" w:date="2025-10-16T11:03:00Z" w16du:dateUtc="2025-10-16T15:03:00Z">
        <w:r>
          <w:rPr>
            <w:rFonts w:asciiTheme="minorHAnsi" w:hAnsiTheme="minorHAnsi" w:cstheme="minorHAnsi"/>
            <w:color w:val="000000"/>
            <w:sz w:val="20"/>
            <w:szCs w:val="20"/>
            <w:shd w:val="clear" w:color="auto" w:fill="FFFFFF"/>
          </w:rPr>
          <w:t>B</w:t>
        </w:r>
        <w:r w:rsidRPr="00A14DCC">
          <w:rPr>
            <w:rFonts w:asciiTheme="minorHAnsi" w:hAnsiTheme="minorHAnsi" w:cstheme="minorHAnsi"/>
            <w:color w:val="000000"/>
            <w:sz w:val="20"/>
            <w:szCs w:val="20"/>
            <w:shd w:val="clear" w:color="auto" w:fill="FFFFFF"/>
          </w:rPr>
          <w:t>uild and deployment procedures</w:t>
        </w:r>
        <w:r>
          <w:rPr>
            <w:rFonts w:asciiTheme="minorHAnsi" w:hAnsiTheme="minorHAnsi" w:cstheme="minorHAnsi"/>
            <w:color w:val="000000"/>
            <w:sz w:val="20"/>
            <w:szCs w:val="20"/>
            <w:shd w:val="clear" w:color="auto" w:fill="FFFFFF"/>
          </w:rPr>
          <w:t>.</w:t>
        </w:r>
      </w:ins>
    </w:p>
    <w:p w14:paraId="70F2DA43" w14:textId="77777777" w:rsidR="00F36984" w:rsidRPr="00A14DCC" w:rsidRDefault="00F36984" w:rsidP="00F36984">
      <w:pPr>
        <w:pStyle w:val="ListParagraph"/>
        <w:numPr>
          <w:ilvl w:val="0"/>
          <w:numId w:val="48"/>
        </w:numPr>
        <w:spacing w:after="160" w:line="259" w:lineRule="auto"/>
        <w:jc w:val="both"/>
        <w:rPr>
          <w:ins w:id="78" w:author="Gayathiri Kumar" w:date="2025-10-16T11:03:00Z" w16du:dateUtc="2025-10-16T15:03:00Z"/>
          <w:rFonts w:asciiTheme="minorHAnsi" w:hAnsiTheme="minorHAnsi" w:cstheme="minorHAnsi"/>
          <w:color w:val="000000"/>
          <w:sz w:val="20"/>
          <w:szCs w:val="20"/>
          <w:shd w:val="clear" w:color="auto" w:fill="FFFFFF"/>
        </w:rPr>
      </w:pPr>
      <w:ins w:id="79" w:author="Gayathiri Kumar" w:date="2025-10-16T11:03:00Z" w16du:dateUtc="2025-10-16T15:03:00Z">
        <w:r>
          <w:rPr>
            <w:rFonts w:asciiTheme="minorHAnsi" w:hAnsiTheme="minorHAnsi" w:cstheme="minorHAnsi"/>
            <w:color w:val="000000"/>
            <w:sz w:val="20"/>
            <w:szCs w:val="20"/>
            <w:shd w:val="clear" w:color="auto" w:fill="FFFFFF"/>
          </w:rPr>
          <w:t>B</w:t>
        </w:r>
        <w:r w:rsidRPr="00A14DCC">
          <w:rPr>
            <w:rFonts w:asciiTheme="minorHAnsi" w:hAnsiTheme="minorHAnsi" w:cstheme="minorHAnsi"/>
            <w:color w:val="000000"/>
            <w:sz w:val="20"/>
            <w:szCs w:val="20"/>
            <w:shd w:val="clear" w:color="auto" w:fill="FFFFFF"/>
          </w:rPr>
          <w:t>ackup / recovery procedures</w:t>
        </w:r>
        <w:r>
          <w:rPr>
            <w:rFonts w:asciiTheme="minorHAnsi" w:hAnsiTheme="minorHAnsi" w:cstheme="minorHAnsi"/>
            <w:color w:val="000000"/>
            <w:sz w:val="20"/>
            <w:szCs w:val="20"/>
            <w:shd w:val="clear" w:color="auto" w:fill="FFFFFF"/>
          </w:rPr>
          <w:t>.</w:t>
        </w:r>
        <w:r w:rsidRPr="00A14DCC">
          <w:rPr>
            <w:rFonts w:asciiTheme="minorHAnsi" w:hAnsiTheme="minorHAnsi" w:cstheme="minorHAnsi"/>
            <w:color w:val="000000"/>
            <w:sz w:val="20"/>
            <w:szCs w:val="20"/>
            <w:shd w:val="clear" w:color="auto" w:fill="FFFFFF"/>
          </w:rPr>
          <w:t xml:space="preserve"> </w:t>
        </w:r>
      </w:ins>
    </w:p>
    <w:p w14:paraId="2FAC36ED" w14:textId="77777777" w:rsidR="00F36984" w:rsidRDefault="00F36984" w:rsidP="00F36984">
      <w:pPr>
        <w:pStyle w:val="ListParagraph"/>
        <w:numPr>
          <w:ilvl w:val="0"/>
          <w:numId w:val="48"/>
        </w:numPr>
        <w:spacing w:after="160" w:line="259" w:lineRule="auto"/>
        <w:jc w:val="both"/>
        <w:rPr>
          <w:ins w:id="80" w:author="Gayathiri Kumar" w:date="2025-10-16T11:03:00Z" w16du:dateUtc="2025-10-16T15:03:00Z"/>
          <w:rFonts w:asciiTheme="minorHAnsi" w:hAnsiTheme="minorHAnsi" w:cstheme="minorHAnsi"/>
          <w:color w:val="000000"/>
          <w:sz w:val="20"/>
          <w:szCs w:val="20"/>
          <w:shd w:val="clear" w:color="auto" w:fill="FFFFFF"/>
        </w:rPr>
      </w:pPr>
      <w:ins w:id="81" w:author="Gayathiri Kumar" w:date="2025-10-16T11:03:00Z" w16du:dateUtc="2025-10-16T15:03:00Z">
        <w:r>
          <w:rPr>
            <w:rFonts w:asciiTheme="minorHAnsi" w:hAnsiTheme="minorHAnsi" w:cstheme="minorHAnsi"/>
            <w:color w:val="000000"/>
            <w:sz w:val="20"/>
            <w:szCs w:val="20"/>
            <w:shd w:val="clear" w:color="auto" w:fill="FFFFFF"/>
          </w:rPr>
          <w:t>A</w:t>
        </w:r>
        <w:r w:rsidRPr="00A14DCC">
          <w:rPr>
            <w:rFonts w:asciiTheme="minorHAnsi" w:hAnsiTheme="minorHAnsi" w:cstheme="minorHAnsi"/>
            <w:color w:val="000000"/>
            <w:sz w:val="20"/>
            <w:szCs w:val="20"/>
            <w:shd w:val="clear" w:color="auto" w:fill="FFFFFF"/>
          </w:rPr>
          <w:t>uthoring practices and publ</w:t>
        </w:r>
        <w:r>
          <w:rPr>
            <w:rFonts w:asciiTheme="minorHAnsi" w:hAnsiTheme="minorHAnsi" w:cstheme="minorHAnsi"/>
            <w:color w:val="000000"/>
            <w:sz w:val="20"/>
            <w:szCs w:val="20"/>
            <w:shd w:val="clear" w:color="auto" w:fill="FFFFFF"/>
          </w:rPr>
          <w:t>ishing process.</w:t>
        </w:r>
      </w:ins>
    </w:p>
    <w:p w14:paraId="7CC3DBDD" w14:textId="77777777" w:rsidR="00F36984" w:rsidRDefault="00F36984" w:rsidP="00F36984">
      <w:pPr>
        <w:pStyle w:val="Body"/>
        <w:ind w:left="-90"/>
        <w:jc w:val="both"/>
        <w:rPr>
          <w:ins w:id="82" w:author="Gayathiri Kumar" w:date="2025-10-16T11:03:00Z" w16du:dateUtc="2025-10-16T15:03:00Z"/>
          <w:rFonts w:asciiTheme="minorHAnsi" w:hAnsiTheme="minorHAnsi"/>
          <w:b/>
          <w:color w:val="000000" w:themeColor="text1"/>
          <w:sz w:val="20"/>
        </w:rPr>
      </w:pPr>
      <w:ins w:id="83" w:author="Gayathiri Kumar" w:date="2025-10-16T11:03:00Z" w16du:dateUtc="2025-10-16T15:03:00Z">
        <w:r>
          <w:rPr>
            <w:rFonts w:asciiTheme="minorHAnsi" w:hAnsiTheme="minorHAnsi"/>
            <w:b/>
            <w:color w:val="000000" w:themeColor="text1"/>
            <w:sz w:val="20"/>
          </w:rPr>
          <w:t>DAM Strategy Review:</w:t>
        </w:r>
      </w:ins>
    </w:p>
    <w:p w14:paraId="00D6AF37" w14:textId="77777777" w:rsidR="00F36984" w:rsidRPr="00E105DE" w:rsidRDefault="00F36984" w:rsidP="00F36984">
      <w:pPr>
        <w:pStyle w:val="ListParagraph"/>
        <w:numPr>
          <w:ilvl w:val="0"/>
          <w:numId w:val="50"/>
        </w:numPr>
        <w:spacing w:after="160" w:line="259" w:lineRule="auto"/>
        <w:jc w:val="both"/>
        <w:rPr>
          <w:ins w:id="84" w:author="Gayathiri Kumar" w:date="2025-10-16T11:03:00Z" w16du:dateUtc="2025-10-16T15:03:00Z"/>
          <w:rFonts w:asciiTheme="minorHAnsi" w:hAnsiTheme="minorHAnsi" w:cstheme="minorHAnsi"/>
          <w:color w:val="000000"/>
          <w:sz w:val="20"/>
          <w:szCs w:val="20"/>
          <w:shd w:val="clear" w:color="auto" w:fill="FFFFFF"/>
        </w:rPr>
      </w:pPr>
      <w:ins w:id="85" w:author="Gayathiri Kumar" w:date="2025-10-16T11:03:00Z" w16du:dateUtc="2025-10-16T15:03:00Z">
        <w:r>
          <w:rPr>
            <w:rFonts w:asciiTheme="minorHAnsi" w:hAnsiTheme="minorHAnsi" w:cstheme="minorHAnsi"/>
            <w:color w:val="000000"/>
            <w:sz w:val="20"/>
            <w:szCs w:val="20"/>
            <w:shd w:val="clear" w:color="auto" w:fill="FFFFFF"/>
          </w:rPr>
          <w:t>S</w:t>
        </w:r>
        <w:r w:rsidRPr="00E105DE">
          <w:rPr>
            <w:rFonts w:asciiTheme="minorHAnsi" w:hAnsiTheme="minorHAnsi" w:cstheme="minorHAnsi"/>
            <w:color w:val="000000"/>
            <w:sz w:val="20"/>
            <w:szCs w:val="20"/>
            <w:shd w:val="clear" w:color="auto" w:fill="FFFFFF"/>
          </w:rPr>
          <w:t>earch strategy.</w:t>
        </w:r>
      </w:ins>
    </w:p>
    <w:p w14:paraId="470C831B" w14:textId="77777777" w:rsidR="00F36984" w:rsidRPr="00E105DE" w:rsidRDefault="00F36984" w:rsidP="00F36984">
      <w:pPr>
        <w:pStyle w:val="ListParagraph"/>
        <w:numPr>
          <w:ilvl w:val="0"/>
          <w:numId w:val="50"/>
        </w:numPr>
        <w:spacing w:after="160" w:line="259" w:lineRule="auto"/>
        <w:jc w:val="both"/>
        <w:rPr>
          <w:ins w:id="86" w:author="Gayathiri Kumar" w:date="2025-10-16T11:03:00Z" w16du:dateUtc="2025-10-16T15:03:00Z"/>
          <w:rFonts w:asciiTheme="minorHAnsi" w:hAnsiTheme="minorHAnsi" w:cstheme="minorHAnsi"/>
          <w:color w:val="000000"/>
          <w:sz w:val="20"/>
          <w:szCs w:val="20"/>
          <w:shd w:val="clear" w:color="auto" w:fill="FFFFFF"/>
        </w:rPr>
      </w:pPr>
      <w:ins w:id="87" w:author="Gayathiri Kumar" w:date="2025-10-16T11:03:00Z" w16du:dateUtc="2025-10-16T15:03:00Z">
        <w:r>
          <w:rPr>
            <w:rFonts w:asciiTheme="minorHAnsi" w:hAnsiTheme="minorHAnsi" w:cstheme="minorHAnsi"/>
            <w:color w:val="000000"/>
            <w:sz w:val="20"/>
            <w:szCs w:val="20"/>
            <w:shd w:val="clear" w:color="auto" w:fill="FFFFFF"/>
          </w:rPr>
          <w:t>P</w:t>
        </w:r>
        <w:r w:rsidRPr="00E105DE">
          <w:rPr>
            <w:rFonts w:asciiTheme="minorHAnsi" w:hAnsiTheme="minorHAnsi" w:cstheme="minorHAnsi"/>
            <w:color w:val="000000"/>
            <w:sz w:val="20"/>
            <w:szCs w:val="20"/>
            <w:shd w:val="clear" w:color="auto" w:fill="FFFFFF"/>
          </w:rPr>
          <w:t>ermission model.</w:t>
        </w:r>
      </w:ins>
    </w:p>
    <w:p w14:paraId="460E9081" w14:textId="77777777" w:rsidR="00F36984" w:rsidRPr="00E105DE" w:rsidRDefault="00F36984" w:rsidP="00F36984">
      <w:pPr>
        <w:pStyle w:val="ListParagraph"/>
        <w:numPr>
          <w:ilvl w:val="0"/>
          <w:numId w:val="50"/>
        </w:numPr>
        <w:spacing w:after="160" w:line="259" w:lineRule="auto"/>
        <w:jc w:val="both"/>
        <w:rPr>
          <w:ins w:id="88" w:author="Gayathiri Kumar" w:date="2025-10-16T11:03:00Z" w16du:dateUtc="2025-10-16T15:03:00Z"/>
          <w:rFonts w:asciiTheme="minorHAnsi" w:hAnsiTheme="minorHAnsi" w:cstheme="minorHAnsi"/>
          <w:color w:val="000000"/>
          <w:sz w:val="20"/>
          <w:szCs w:val="20"/>
          <w:shd w:val="clear" w:color="auto" w:fill="FFFFFF"/>
        </w:rPr>
      </w:pPr>
      <w:ins w:id="89" w:author="Gayathiri Kumar" w:date="2025-10-16T11:03:00Z" w16du:dateUtc="2025-10-16T15:03:00Z">
        <w:r>
          <w:rPr>
            <w:rFonts w:asciiTheme="minorHAnsi" w:hAnsiTheme="minorHAnsi" w:cstheme="minorHAnsi"/>
            <w:color w:val="000000"/>
            <w:sz w:val="20"/>
            <w:szCs w:val="20"/>
            <w:shd w:val="clear" w:color="auto" w:fill="FFFFFF"/>
          </w:rPr>
          <w:t>M</w:t>
        </w:r>
        <w:r w:rsidRPr="00E105DE">
          <w:rPr>
            <w:rFonts w:asciiTheme="minorHAnsi" w:hAnsiTheme="minorHAnsi" w:cstheme="minorHAnsi"/>
            <w:color w:val="000000"/>
            <w:sz w:val="20"/>
            <w:szCs w:val="20"/>
            <w:shd w:val="clear" w:color="auto" w:fill="FFFFFF"/>
          </w:rPr>
          <w:t>etadata.</w:t>
        </w:r>
      </w:ins>
    </w:p>
    <w:p w14:paraId="37CA872C" w14:textId="77777777" w:rsidR="00F36984" w:rsidRPr="00E105DE" w:rsidRDefault="00F36984" w:rsidP="00F36984">
      <w:pPr>
        <w:pStyle w:val="ListParagraph"/>
        <w:numPr>
          <w:ilvl w:val="0"/>
          <w:numId w:val="50"/>
        </w:numPr>
        <w:spacing w:after="160" w:line="259" w:lineRule="auto"/>
        <w:jc w:val="both"/>
        <w:rPr>
          <w:ins w:id="90" w:author="Gayathiri Kumar" w:date="2025-10-16T11:03:00Z" w16du:dateUtc="2025-10-16T15:03:00Z"/>
          <w:rFonts w:asciiTheme="minorHAnsi" w:hAnsiTheme="minorHAnsi" w:cstheme="minorHAnsi"/>
          <w:color w:val="000000"/>
          <w:sz w:val="20"/>
          <w:szCs w:val="20"/>
          <w:shd w:val="clear" w:color="auto" w:fill="FFFFFF"/>
        </w:rPr>
      </w:pPr>
      <w:ins w:id="91" w:author="Gayathiri Kumar" w:date="2025-10-16T11:03:00Z" w16du:dateUtc="2025-10-16T15:03:00Z">
        <w:r>
          <w:rPr>
            <w:rFonts w:asciiTheme="minorHAnsi" w:hAnsiTheme="minorHAnsi" w:cstheme="minorHAnsi"/>
            <w:color w:val="000000"/>
            <w:sz w:val="20"/>
            <w:szCs w:val="20"/>
            <w:shd w:val="clear" w:color="auto" w:fill="FFFFFF"/>
          </w:rPr>
          <w:t>F</w:t>
        </w:r>
        <w:r w:rsidRPr="00E105DE">
          <w:rPr>
            <w:rFonts w:asciiTheme="minorHAnsi" w:hAnsiTheme="minorHAnsi" w:cstheme="minorHAnsi"/>
            <w:color w:val="000000"/>
            <w:sz w:val="20"/>
            <w:szCs w:val="20"/>
            <w:shd w:val="clear" w:color="auto" w:fill="FFFFFF"/>
          </w:rPr>
          <w:t>older structure.</w:t>
        </w:r>
      </w:ins>
    </w:p>
    <w:p w14:paraId="6FB06272" w14:textId="77777777" w:rsidR="00F36984" w:rsidRDefault="00F36984" w:rsidP="00F36984">
      <w:pPr>
        <w:pStyle w:val="Body"/>
        <w:ind w:left="-90"/>
        <w:jc w:val="both"/>
        <w:rPr>
          <w:ins w:id="92" w:author="Gayathiri Kumar" w:date="2025-10-16T11:03:00Z" w16du:dateUtc="2025-10-16T15:03:00Z"/>
          <w:rFonts w:asciiTheme="minorHAnsi" w:hAnsiTheme="minorHAnsi"/>
          <w:b/>
          <w:color w:val="000000" w:themeColor="text1"/>
          <w:sz w:val="20"/>
        </w:rPr>
      </w:pPr>
      <w:ins w:id="93" w:author="Gayathiri Kumar" w:date="2025-10-16T11:03:00Z" w16du:dateUtc="2025-10-16T15:03:00Z">
        <w:r>
          <w:rPr>
            <w:rFonts w:asciiTheme="minorHAnsi" w:hAnsiTheme="minorHAnsi"/>
            <w:b/>
            <w:color w:val="000000" w:themeColor="text1"/>
            <w:sz w:val="20"/>
          </w:rPr>
          <w:lastRenderedPageBreak/>
          <w:t>Application Review:</w:t>
        </w:r>
      </w:ins>
    </w:p>
    <w:p w14:paraId="5CBDA9D8" w14:textId="77777777" w:rsidR="00F36984" w:rsidRPr="00E105DE" w:rsidRDefault="00F36984" w:rsidP="00F36984">
      <w:pPr>
        <w:pStyle w:val="Body"/>
        <w:numPr>
          <w:ilvl w:val="0"/>
          <w:numId w:val="52"/>
        </w:numPr>
        <w:jc w:val="both"/>
        <w:rPr>
          <w:ins w:id="94" w:author="Gayathiri Kumar" w:date="2025-10-16T11:03:00Z" w16du:dateUtc="2025-10-16T15:03:00Z"/>
          <w:rFonts w:asciiTheme="minorHAnsi" w:hAnsiTheme="minorHAnsi" w:cstheme="minorHAnsi"/>
          <w:sz w:val="20"/>
          <w:shd w:val="clear" w:color="auto" w:fill="FFFFFF"/>
        </w:rPr>
      </w:pPr>
      <w:ins w:id="95" w:author="Gayathiri Kumar" w:date="2025-10-16T11:03:00Z" w16du:dateUtc="2025-10-16T15:03:00Z">
        <w:r>
          <w:rPr>
            <w:rFonts w:asciiTheme="minorHAnsi" w:eastAsia="Times New Roman" w:hAnsiTheme="minorHAnsi" w:cstheme="minorHAnsi"/>
            <w:sz w:val="20"/>
            <w:shd w:val="clear" w:color="auto" w:fill="FFFFFF"/>
          </w:rPr>
          <w:t>I</w:t>
        </w:r>
        <w:r w:rsidRPr="00E105DE">
          <w:rPr>
            <w:rFonts w:asciiTheme="minorHAnsi" w:eastAsia="Times New Roman" w:hAnsiTheme="minorHAnsi" w:cstheme="minorHAnsi"/>
            <w:sz w:val="20"/>
            <w:shd w:val="clear" w:color="auto" w:fill="FFFFFF"/>
          </w:rPr>
          <w:t>ntegrations</w:t>
        </w:r>
        <w:r>
          <w:rPr>
            <w:rFonts w:asciiTheme="minorHAnsi" w:eastAsia="Times New Roman" w:hAnsiTheme="minorHAnsi" w:cstheme="minorHAnsi"/>
            <w:sz w:val="20"/>
            <w:shd w:val="clear" w:color="auto" w:fill="FFFFFF"/>
          </w:rPr>
          <w:t xml:space="preserve"> (e.g. analytics and ecommerce)</w:t>
        </w:r>
        <w:r w:rsidRPr="00E105DE">
          <w:rPr>
            <w:rFonts w:asciiTheme="minorHAnsi" w:eastAsia="Times New Roman" w:hAnsiTheme="minorHAnsi" w:cstheme="minorHAnsi"/>
            <w:sz w:val="20"/>
            <w:shd w:val="clear" w:color="auto" w:fill="FFFFFF"/>
          </w:rPr>
          <w:t xml:space="preserve">, workflow processes, integrations, </w:t>
        </w:r>
        <w:proofErr w:type="spellStart"/>
        <w:r w:rsidRPr="00E105DE">
          <w:rPr>
            <w:rFonts w:asciiTheme="minorHAnsi" w:eastAsia="Times New Roman" w:hAnsiTheme="minorHAnsi" w:cstheme="minorHAnsi"/>
            <w:sz w:val="20"/>
            <w:shd w:val="clear" w:color="auto" w:fill="FFFFFF"/>
          </w:rPr>
          <w:t>osgi</w:t>
        </w:r>
        <w:proofErr w:type="spellEnd"/>
        <w:r w:rsidRPr="00E105DE">
          <w:rPr>
            <w:rFonts w:asciiTheme="minorHAnsi" w:eastAsia="Times New Roman" w:hAnsiTheme="minorHAnsi" w:cstheme="minorHAnsi"/>
            <w:sz w:val="20"/>
            <w:shd w:val="clear" w:color="auto" w:fill="FFFFFF"/>
          </w:rPr>
          <w:t xml:space="preserve"> services, and configurations.</w:t>
        </w:r>
      </w:ins>
    </w:p>
    <w:p w14:paraId="7329BC07" w14:textId="77777777" w:rsidR="00F36984" w:rsidRPr="00E105DE" w:rsidRDefault="00F36984" w:rsidP="00F36984">
      <w:pPr>
        <w:pStyle w:val="Body"/>
        <w:numPr>
          <w:ilvl w:val="0"/>
          <w:numId w:val="52"/>
        </w:numPr>
        <w:jc w:val="both"/>
        <w:rPr>
          <w:ins w:id="96" w:author="Gayathiri Kumar" w:date="2025-10-16T11:03:00Z" w16du:dateUtc="2025-10-16T15:03:00Z"/>
          <w:rFonts w:asciiTheme="minorHAnsi" w:hAnsiTheme="minorHAnsi" w:cstheme="minorHAnsi"/>
          <w:sz w:val="20"/>
          <w:shd w:val="clear" w:color="auto" w:fill="FFFFFF"/>
        </w:rPr>
      </w:pPr>
      <w:ins w:id="97" w:author="Gayathiri Kumar" w:date="2025-10-16T11:03:00Z" w16du:dateUtc="2025-10-16T15:03:00Z">
        <w:r>
          <w:rPr>
            <w:rFonts w:asciiTheme="minorHAnsi" w:eastAsia="Times New Roman" w:hAnsiTheme="minorHAnsi" w:cstheme="minorHAnsi"/>
            <w:sz w:val="20"/>
            <w:shd w:val="clear" w:color="auto" w:fill="FFFFFF"/>
          </w:rPr>
          <w:t>T</w:t>
        </w:r>
        <w:r w:rsidRPr="00E105DE">
          <w:rPr>
            <w:rFonts w:asciiTheme="minorHAnsi" w:eastAsia="Times New Roman" w:hAnsiTheme="minorHAnsi" w:cstheme="minorHAnsi"/>
            <w:sz w:val="20"/>
            <w:shd w:val="clear" w:color="auto" w:fill="FFFFFF"/>
          </w:rPr>
          <w:t>axonomy and folder structure.</w:t>
        </w:r>
      </w:ins>
    </w:p>
    <w:p w14:paraId="231F3C59" w14:textId="77777777" w:rsidR="00F36984" w:rsidRPr="00E105DE" w:rsidRDefault="00F36984" w:rsidP="00F36984">
      <w:pPr>
        <w:pStyle w:val="Body"/>
        <w:numPr>
          <w:ilvl w:val="0"/>
          <w:numId w:val="52"/>
        </w:numPr>
        <w:jc w:val="both"/>
        <w:rPr>
          <w:ins w:id="98" w:author="Gayathiri Kumar" w:date="2025-10-16T11:03:00Z" w16du:dateUtc="2025-10-16T15:03:00Z"/>
          <w:rFonts w:asciiTheme="minorHAnsi" w:hAnsiTheme="minorHAnsi" w:cstheme="minorHAnsi"/>
          <w:sz w:val="20"/>
          <w:shd w:val="clear" w:color="auto" w:fill="FFFFFF"/>
        </w:rPr>
      </w:pPr>
      <w:ins w:id="99" w:author="Gayathiri Kumar" w:date="2025-10-16T11:03:00Z" w16du:dateUtc="2025-10-16T15:03:00Z">
        <w:r>
          <w:rPr>
            <w:rFonts w:asciiTheme="minorHAnsi" w:eastAsia="Times New Roman" w:hAnsiTheme="minorHAnsi" w:cstheme="minorHAnsi"/>
            <w:sz w:val="20"/>
            <w:shd w:val="clear" w:color="auto" w:fill="FFFFFF"/>
          </w:rPr>
          <w:t>M</w:t>
        </w:r>
        <w:r w:rsidRPr="00E105DE">
          <w:rPr>
            <w:rFonts w:asciiTheme="minorHAnsi" w:eastAsia="Times New Roman" w:hAnsiTheme="minorHAnsi" w:cstheme="minorHAnsi"/>
            <w:sz w:val="20"/>
            <w:shd w:val="clear" w:color="auto" w:fill="FFFFFF"/>
          </w:rPr>
          <w:t>etadata and processing profile.</w:t>
        </w:r>
      </w:ins>
    </w:p>
    <w:p w14:paraId="005AFA14" w14:textId="77777777" w:rsidR="00F36984" w:rsidRPr="00E105DE" w:rsidRDefault="00F36984" w:rsidP="00F36984">
      <w:pPr>
        <w:pStyle w:val="Body"/>
        <w:numPr>
          <w:ilvl w:val="0"/>
          <w:numId w:val="52"/>
        </w:numPr>
        <w:jc w:val="both"/>
        <w:rPr>
          <w:ins w:id="100" w:author="Gayathiri Kumar" w:date="2025-10-16T11:03:00Z" w16du:dateUtc="2025-10-16T15:03:00Z"/>
          <w:rFonts w:asciiTheme="minorHAnsi" w:hAnsiTheme="minorHAnsi" w:cstheme="minorHAnsi"/>
          <w:sz w:val="20"/>
          <w:shd w:val="clear" w:color="auto" w:fill="FFFFFF"/>
        </w:rPr>
      </w:pPr>
      <w:ins w:id="101" w:author="Gayathiri Kumar" w:date="2025-10-16T11:03:00Z" w16du:dateUtc="2025-10-16T15:03:00Z">
        <w:r>
          <w:rPr>
            <w:rFonts w:asciiTheme="minorHAnsi" w:eastAsia="Times New Roman" w:hAnsiTheme="minorHAnsi" w:cstheme="minorHAnsi"/>
            <w:sz w:val="20"/>
            <w:shd w:val="clear" w:color="auto" w:fill="FFFFFF"/>
          </w:rPr>
          <w:t>C</w:t>
        </w:r>
        <w:r w:rsidRPr="00E105DE">
          <w:rPr>
            <w:rFonts w:asciiTheme="minorHAnsi" w:eastAsia="Times New Roman" w:hAnsiTheme="minorHAnsi" w:cstheme="minorHAnsi"/>
            <w:sz w:val="20"/>
            <w:shd w:val="clear" w:color="auto" w:fill="FFFFFF"/>
          </w:rPr>
          <w:t>ontent model, information architecture, and search.</w:t>
        </w:r>
      </w:ins>
    </w:p>
    <w:p w14:paraId="3D387947" w14:textId="77777777" w:rsidR="00F36984" w:rsidRPr="00E105DE" w:rsidRDefault="00F36984" w:rsidP="00F36984">
      <w:pPr>
        <w:pStyle w:val="Body"/>
        <w:numPr>
          <w:ilvl w:val="0"/>
          <w:numId w:val="52"/>
        </w:numPr>
        <w:jc w:val="both"/>
        <w:rPr>
          <w:ins w:id="102" w:author="Gayathiri Kumar" w:date="2025-10-16T11:03:00Z" w16du:dateUtc="2025-10-16T15:03:00Z"/>
          <w:rFonts w:asciiTheme="minorHAnsi" w:hAnsiTheme="minorHAnsi" w:cstheme="minorHAnsi"/>
          <w:sz w:val="20"/>
          <w:shd w:val="clear" w:color="auto" w:fill="FFFFFF"/>
        </w:rPr>
      </w:pPr>
      <w:ins w:id="103" w:author="Gayathiri Kumar" w:date="2025-10-16T11:03:00Z" w16du:dateUtc="2025-10-16T15:03:00Z">
        <w:r>
          <w:rPr>
            <w:rFonts w:asciiTheme="minorHAnsi" w:eastAsia="Times New Roman" w:hAnsiTheme="minorHAnsi" w:cstheme="minorHAnsi"/>
            <w:sz w:val="20"/>
            <w:shd w:val="clear" w:color="auto" w:fill="FFFFFF"/>
          </w:rPr>
          <w:t>W</w:t>
        </w:r>
        <w:r w:rsidRPr="00E105DE">
          <w:rPr>
            <w:rFonts w:asciiTheme="minorHAnsi" w:eastAsia="Times New Roman" w:hAnsiTheme="minorHAnsi" w:cstheme="minorHAnsi"/>
            <w:sz w:val="20"/>
            <w:shd w:val="clear" w:color="auto" w:fill="FFFFFF"/>
          </w:rPr>
          <w:t>orkflow models and custom processes.</w:t>
        </w:r>
      </w:ins>
    </w:p>
    <w:p w14:paraId="3A91727C" w14:textId="77777777" w:rsidR="00F36984" w:rsidRDefault="00F36984" w:rsidP="00F36984">
      <w:pPr>
        <w:pStyle w:val="Body"/>
        <w:ind w:left="-90"/>
        <w:jc w:val="both"/>
        <w:rPr>
          <w:ins w:id="104" w:author="Gayathiri Kumar" w:date="2025-10-16T11:03:00Z" w16du:dateUtc="2025-10-16T15:03:00Z"/>
          <w:rFonts w:asciiTheme="minorHAnsi" w:hAnsiTheme="minorHAnsi"/>
          <w:b/>
          <w:color w:val="000000" w:themeColor="text1"/>
          <w:sz w:val="20"/>
        </w:rPr>
      </w:pPr>
    </w:p>
    <w:p w14:paraId="78E1D12A" w14:textId="77777777" w:rsidR="00F36984" w:rsidRPr="009C62F6" w:rsidRDefault="00F36984" w:rsidP="00F36984">
      <w:pPr>
        <w:pStyle w:val="Body"/>
        <w:ind w:left="-90"/>
        <w:jc w:val="both"/>
        <w:rPr>
          <w:ins w:id="105" w:author="Gayathiri Kumar" w:date="2025-10-16T11:03:00Z" w16du:dateUtc="2025-10-16T15:03:00Z"/>
          <w:rFonts w:asciiTheme="minorHAnsi" w:hAnsiTheme="minorHAnsi"/>
          <w:b/>
          <w:bCs/>
          <w:color w:val="000000" w:themeColor="text1"/>
          <w:sz w:val="20"/>
          <w:highlight w:val="yellow"/>
        </w:rPr>
      </w:pPr>
      <w:ins w:id="106" w:author="Gayathiri Kumar" w:date="2025-10-16T11:03:00Z" w16du:dateUtc="2025-10-16T15:03:00Z">
        <w:r w:rsidRPr="009C62F6">
          <w:rPr>
            <w:rFonts w:asciiTheme="minorHAnsi" w:hAnsiTheme="minorHAnsi"/>
            <w:b/>
            <w:bCs/>
            <w:color w:val="000000" w:themeColor="text1"/>
            <w:sz w:val="20"/>
            <w:highlight w:val="yellow"/>
          </w:rPr>
          <w:t>Dynamic Media Review:</w:t>
        </w:r>
        <w:r>
          <w:rPr>
            <w:rFonts w:asciiTheme="minorHAnsi" w:hAnsiTheme="minorHAnsi"/>
            <w:b/>
            <w:bCs/>
            <w:color w:val="000000" w:themeColor="text1"/>
            <w:sz w:val="20"/>
            <w:highlight w:val="yellow"/>
          </w:rPr>
          <w:t xml:space="preserve"> (remove this section if the customer does not have Dynamic Media)</w:t>
        </w:r>
      </w:ins>
    </w:p>
    <w:p w14:paraId="0A223B76" w14:textId="77777777" w:rsidR="00F36984" w:rsidRPr="009C62F6" w:rsidRDefault="00F36984" w:rsidP="00F36984">
      <w:pPr>
        <w:pStyle w:val="ListParagraph"/>
        <w:numPr>
          <w:ilvl w:val="0"/>
          <w:numId w:val="51"/>
        </w:numPr>
        <w:spacing w:after="160" w:line="259" w:lineRule="auto"/>
        <w:jc w:val="both"/>
        <w:rPr>
          <w:ins w:id="107" w:author="Gayathiri Kumar" w:date="2025-10-16T11:03:00Z" w16du:dateUtc="2025-10-16T15:03:00Z"/>
          <w:rFonts w:asciiTheme="minorHAnsi" w:hAnsiTheme="minorHAnsi" w:cstheme="minorHAnsi"/>
          <w:color w:val="000000"/>
          <w:sz w:val="20"/>
          <w:szCs w:val="20"/>
          <w:highlight w:val="yellow"/>
          <w:shd w:val="clear" w:color="auto" w:fill="FFFFFF"/>
        </w:rPr>
      </w:pPr>
      <w:ins w:id="108" w:author="Gayathiri Kumar" w:date="2025-10-16T11:03:00Z" w16du:dateUtc="2025-10-16T15:03:00Z">
        <w:r w:rsidRPr="009C62F6">
          <w:rPr>
            <w:rFonts w:asciiTheme="minorHAnsi" w:hAnsiTheme="minorHAnsi" w:cstheme="minorHAnsi"/>
            <w:color w:val="000000"/>
            <w:sz w:val="20"/>
            <w:szCs w:val="20"/>
            <w:highlight w:val="yellow"/>
            <w:shd w:val="clear" w:color="auto" w:fill="FFFFFF"/>
          </w:rPr>
          <w:t>DMS7 Cloud Configuration, delivery process.</w:t>
        </w:r>
      </w:ins>
    </w:p>
    <w:p w14:paraId="5E4FD370" w14:textId="77777777" w:rsidR="00F36984" w:rsidRPr="009C62F6" w:rsidRDefault="00F36984" w:rsidP="00F36984">
      <w:pPr>
        <w:pStyle w:val="ListParagraph"/>
        <w:numPr>
          <w:ilvl w:val="0"/>
          <w:numId w:val="51"/>
        </w:numPr>
        <w:spacing w:after="160" w:line="259" w:lineRule="auto"/>
        <w:jc w:val="both"/>
        <w:rPr>
          <w:ins w:id="109" w:author="Gayathiri Kumar" w:date="2025-10-16T11:03:00Z" w16du:dateUtc="2025-10-16T15:03:00Z"/>
          <w:rFonts w:asciiTheme="minorHAnsi" w:hAnsiTheme="minorHAnsi" w:cstheme="minorHAnsi"/>
          <w:color w:val="000000"/>
          <w:sz w:val="20"/>
          <w:szCs w:val="20"/>
          <w:highlight w:val="yellow"/>
          <w:shd w:val="clear" w:color="auto" w:fill="FFFFFF"/>
        </w:rPr>
      </w:pPr>
      <w:ins w:id="110" w:author="Gayathiri Kumar" w:date="2025-10-16T11:03:00Z" w16du:dateUtc="2025-10-16T15:03:00Z">
        <w:r w:rsidRPr="009C62F6">
          <w:rPr>
            <w:rFonts w:asciiTheme="minorHAnsi" w:hAnsiTheme="minorHAnsi" w:cstheme="minorHAnsi"/>
            <w:color w:val="000000"/>
            <w:sz w:val="20"/>
            <w:szCs w:val="20"/>
            <w:highlight w:val="yellow"/>
            <w:shd w:val="clear" w:color="auto" w:fill="FFFFFF"/>
          </w:rPr>
          <w:t>Image presets review.</w:t>
        </w:r>
      </w:ins>
    </w:p>
    <w:p w14:paraId="376F6B05" w14:textId="77777777" w:rsidR="00F36984" w:rsidRPr="009C62F6" w:rsidRDefault="00F36984" w:rsidP="00F36984">
      <w:pPr>
        <w:pStyle w:val="ListParagraph"/>
        <w:numPr>
          <w:ilvl w:val="0"/>
          <w:numId w:val="51"/>
        </w:numPr>
        <w:spacing w:after="160" w:line="259" w:lineRule="auto"/>
        <w:jc w:val="both"/>
        <w:rPr>
          <w:ins w:id="111" w:author="Gayathiri Kumar" w:date="2025-10-16T11:03:00Z" w16du:dateUtc="2025-10-16T15:03:00Z"/>
          <w:rFonts w:asciiTheme="minorHAnsi" w:hAnsiTheme="minorHAnsi" w:cstheme="minorHAnsi"/>
          <w:color w:val="000000"/>
          <w:sz w:val="20"/>
          <w:szCs w:val="20"/>
          <w:highlight w:val="yellow"/>
          <w:shd w:val="clear" w:color="auto" w:fill="FFFFFF"/>
        </w:rPr>
      </w:pPr>
      <w:ins w:id="112" w:author="Gayathiri Kumar" w:date="2025-10-16T11:03:00Z" w16du:dateUtc="2025-10-16T15:03:00Z">
        <w:r w:rsidRPr="009C62F6">
          <w:rPr>
            <w:rFonts w:asciiTheme="minorHAnsi" w:hAnsiTheme="minorHAnsi" w:cstheme="minorHAnsi"/>
            <w:color w:val="000000"/>
            <w:sz w:val="20"/>
            <w:szCs w:val="20"/>
            <w:highlight w:val="yellow"/>
            <w:shd w:val="clear" w:color="auto" w:fill="FFFFFF"/>
          </w:rPr>
          <w:t>Video encoding review.</w:t>
        </w:r>
      </w:ins>
    </w:p>
    <w:p w14:paraId="486977E8" w14:textId="77777777" w:rsidR="00F36984" w:rsidRPr="009C62F6" w:rsidRDefault="00F36984" w:rsidP="00F36984">
      <w:pPr>
        <w:pStyle w:val="ListParagraph"/>
        <w:numPr>
          <w:ilvl w:val="0"/>
          <w:numId w:val="51"/>
        </w:numPr>
        <w:spacing w:after="160" w:line="259" w:lineRule="auto"/>
        <w:jc w:val="both"/>
        <w:rPr>
          <w:ins w:id="113" w:author="Gayathiri Kumar" w:date="2025-10-16T11:03:00Z" w16du:dateUtc="2025-10-16T15:03:00Z"/>
          <w:rFonts w:asciiTheme="minorHAnsi" w:hAnsiTheme="minorHAnsi" w:cstheme="minorHAnsi"/>
          <w:color w:val="000000"/>
          <w:sz w:val="20"/>
          <w:szCs w:val="20"/>
          <w:highlight w:val="yellow"/>
          <w:shd w:val="clear" w:color="auto" w:fill="FFFFFF"/>
        </w:rPr>
      </w:pPr>
      <w:ins w:id="114" w:author="Gayathiri Kumar" w:date="2025-10-16T11:03:00Z" w16du:dateUtc="2025-10-16T15:03:00Z">
        <w:r w:rsidRPr="009C62F6">
          <w:rPr>
            <w:rFonts w:asciiTheme="minorHAnsi" w:hAnsiTheme="minorHAnsi" w:cstheme="minorHAnsi"/>
            <w:color w:val="000000"/>
            <w:sz w:val="20"/>
            <w:szCs w:val="20"/>
            <w:highlight w:val="yellow"/>
            <w:shd w:val="clear" w:color="auto" w:fill="FFFFFF"/>
          </w:rPr>
          <w:t>Application setting review for S7.</w:t>
        </w:r>
      </w:ins>
    </w:p>
    <w:p w14:paraId="1129D800" w14:textId="77777777" w:rsidR="00F36984" w:rsidRDefault="00F36984" w:rsidP="00F36984">
      <w:pPr>
        <w:pStyle w:val="Body"/>
        <w:ind w:left="-90"/>
        <w:jc w:val="both"/>
        <w:rPr>
          <w:ins w:id="115" w:author="Gayathiri Kumar" w:date="2025-10-16T11:03:00Z" w16du:dateUtc="2025-10-16T15:03:00Z"/>
          <w:rFonts w:asciiTheme="minorHAnsi" w:hAnsiTheme="minorHAnsi"/>
          <w:b/>
          <w:color w:val="000000" w:themeColor="text1"/>
          <w:sz w:val="20"/>
        </w:rPr>
      </w:pPr>
    </w:p>
    <w:p w14:paraId="0D502DE0" w14:textId="77777777" w:rsidR="00F36984" w:rsidRDefault="00F36984" w:rsidP="00F36984">
      <w:pPr>
        <w:pStyle w:val="Body"/>
        <w:ind w:left="-90"/>
        <w:jc w:val="both"/>
        <w:rPr>
          <w:ins w:id="116" w:author="Gayathiri Kumar" w:date="2025-10-16T11:03:00Z" w16du:dateUtc="2025-10-16T15:03:00Z"/>
          <w:rFonts w:asciiTheme="minorHAnsi" w:hAnsiTheme="minorHAnsi"/>
          <w:b/>
          <w:color w:val="000000" w:themeColor="text1"/>
          <w:sz w:val="20"/>
        </w:rPr>
      </w:pPr>
      <w:ins w:id="117" w:author="Gayathiri Kumar" w:date="2025-10-16T11:03:00Z" w16du:dateUtc="2025-10-16T15:03:00Z">
        <w:r>
          <w:rPr>
            <w:rFonts w:asciiTheme="minorHAnsi" w:hAnsiTheme="minorHAnsi"/>
            <w:b/>
            <w:color w:val="000000" w:themeColor="text1"/>
            <w:sz w:val="20"/>
          </w:rPr>
          <w:t>Feature Adoption and roadmap alignment:</w:t>
        </w:r>
      </w:ins>
    </w:p>
    <w:p w14:paraId="57FCB4DA" w14:textId="77777777" w:rsidR="00F36984" w:rsidRPr="00CD3EAF" w:rsidRDefault="00F36984" w:rsidP="00F36984">
      <w:pPr>
        <w:pStyle w:val="ListParagraph"/>
        <w:numPr>
          <w:ilvl w:val="0"/>
          <w:numId w:val="53"/>
        </w:numPr>
        <w:spacing w:after="160" w:line="259" w:lineRule="auto"/>
        <w:jc w:val="both"/>
        <w:rPr>
          <w:ins w:id="118" w:author="Gayathiri Kumar" w:date="2025-10-16T11:03:00Z" w16du:dateUtc="2025-10-16T15:03:00Z"/>
          <w:rFonts w:asciiTheme="minorHAnsi" w:hAnsiTheme="minorHAnsi" w:cstheme="minorHAnsi"/>
          <w:color w:val="000000"/>
          <w:sz w:val="20"/>
          <w:szCs w:val="20"/>
          <w:shd w:val="clear" w:color="auto" w:fill="FFFFFF"/>
        </w:rPr>
      </w:pPr>
      <w:ins w:id="119" w:author="Gayathiri Kumar" w:date="2025-10-16T11:03:00Z" w16du:dateUtc="2025-10-16T15:03:00Z">
        <w:r w:rsidRPr="00CD3EAF">
          <w:rPr>
            <w:rFonts w:asciiTheme="minorHAnsi" w:hAnsiTheme="minorHAnsi" w:cstheme="minorHAnsi"/>
            <w:color w:val="000000"/>
            <w:sz w:val="20"/>
            <w:szCs w:val="20"/>
            <w:shd w:val="clear" w:color="auto" w:fill="FFFFFF"/>
          </w:rPr>
          <w:t>Understand the current challenges and propose measures/practices for resolution to meet business goals.</w:t>
        </w:r>
      </w:ins>
    </w:p>
    <w:p w14:paraId="14B2FE2B" w14:textId="77777777" w:rsidR="00F36984" w:rsidRPr="00CD3EAF" w:rsidRDefault="00F36984" w:rsidP="00F36984">
      <w:pPr>
        <w:pStyle w:val="ListParagraph"/>
        <w:numPr>
          <w:ilvl w:val="0"/>
          <w:numId w:val="53"/>
        </w:numPr>
        <w:spacing w:after="160" w:line="259" w:lineRule="auto"/>
        <w:jc w:val="both"/>
        <w:rPr>
          <w:ins w:id="120" w:author="Gayathiri Kumar" w:date="2025-10-16T11:03:00Z" w16du:dateUtc="2025-10-16T15:03:00Z"/>
          <w:rFonts w:asciiTheme="minorHAnsi" w:hAnsiTheme="minorHAnsi" w:cstheme="minorHAnsi"/>
          <w:color w:val="000000"/>
          <w:sz w:val="20"/>
          <w:szCs w:val="20"/>
          <w:shd w:val="clear" w:color="auto" w:fill="FFFFFF"/>
        </w:rPr>
      </w:pPr>
      <w:ins w:id="121" w:author="Gayathiri Kumar" w:date="2025-10-16T11:03:00Z" w16du:dateUtc="2025-10-16T15:03:00Z">
        <w:r w:rsidRPr="00CD3EAF">
          <w:rPr>
            <w:rFonts w:asciiTheme="minorHAnsi" w:hAnsiTheme="minorHAnsi" w:cstheme="minorHAnsi"/>
            <w:color w:val="000000"/>
            <w:sz w:val="20"/>
            <w:szCs w:val="20"/>
            <w:shd w:val="clear" w:color="auto" w:fill="FFFFFF"/>
          </w:rPr>
          <w:t xml:space="preserve">Review </w:t>
        </w:r>
        <w:r>
          <w:rPr>
            <w:rFonts w:asciiTheme="minorHAnsi" w:hAnsiTheme="minorHAnsi" w:cstheme="minorHAnsi"/>
            <w:color w:val="000000"/>
            <w:sz w:val="20"/>
            <w:szCs w:val="20"/>
            <w:shd w:val="clear" w:color="auto" w:fill="FFFFFF"/>
          </w:rPr>
          <w:t>C</w:t>
        </w:r>
        <w:r w:rsidRPr="00CD3EAF">
          <w:rPr>
            <w:rFonts w:asciiTheme="minorHAnsi" w:hAnsiTheme="minorHAnsi" w:cstheme="minorHAnsi"/>
            <w:color w:val="000000"/>
            <w:sz w:val="20"/>
            <w:szCs w:val="20"/>
            <w:shd w:val="clear" w:color="auto" w:fill="FFFFFF"/>
          </w:rPr>
          <w:t>ustomer roadmap for projects planned to be on-boarded onto the platform.</w:t>
        </w:r>
      </w:ins>
    </w:p>
    <w:p w14:paraId="31CD6B79" w14:textId="77777777" w:rsidR="00F36984" w:rsidRPr="00CD3EAF" w:rsidRDefault="00F36984" w:rsidP="00F36984">
      <w:pPr>
        <w:pStyle w:val="ListParagraph"/>
        <w:numPr>
          <w:ilvl w:val="0"/>
          <w:numId w:val="53"/>
        </w:numPr>
        <w:spacing w:after="160" w:line="259" w:lineRule="auto"/>
        <w:jc w:val="both"/>
        <w:rPr>
          <w:ins w:id="122" w:author="Gayathiri Kumar" w:date="2025-10-16T11:03:00Z" w16du:dateUtc="2025-10-16T15:03:00Z"/>
          <w:rFonts w:asciiTheme="minorHAnsi" w:hAnsiTheme="minorHAnsi" w:cstheme="minorHAnsi"/>
          <w:color w:val="000000"/>
          <w:sz w:val="20"/>
          <w:szCs w:val="20"/>
          <w:shd w:val="clear" w:color="auto" w:fill="FFFFFF"/>
        </w:rPr>
      </w:pPr>
      <w:ins w:id="123" w:author="Gayathiri Kumar" w:date="2025-10-16T11:03:00Z" w16du:dateUtc="2025-10-16T15:03:00Z">
        <w:r w:rsidRPr="00CD3EAF">
          <w:rPr>
            <w:rFonts w:asciiTheme="minorHAnsi" w:hAnsiTheme="minorHAnsi" w:cstheme="minorHAnsi"/>
            <w:color w:val="000000"/>
            <w:sz w:val="20"/>
            <w:szCs w:val="20"/>
            <w:shd w:val="clear" w:color="auto" w:fill="FFFFFF"/>
          </w:rPr>
          <w:t>Identify additional capacity requirements</w:t>
        </w:r>
        <w:r>
          <w:rPr>
            <w:rFonts w:asciiTheme="minorHAnsi" w:hAnsiTheme="minorHAnsi" w:cstheme="minorHAnsi"/>
            <w:color w:val="000000"/>
            <w:sz w:val="20"/>
            <w:szCs w:val="20"/>
            <w:shd w:val="clear" w:color="auto" w:fill="FFFFFF"/>
          </w:rPr>
          <w:t>.</w:t>
        </w:r>
      </w:ins>
    </w:p>
    <w:p w14:paraId="30A0CF1C" w14:textId="77777777" w:rsidR="00F36984" w:rsidRPr="00CD3EAF" w:rsidRDefault="00F36984" w:rsidP="00F36984">
      <w:pPr>
        <w:pStyle w:val="ListParagraph"/>
        <w:numPr>
          <w:ilvl w:val="0"/>
          <w:numId w:val="53"/>
        </w:numPr>
        <w:spacing w:after="160" w:line="259" w:lineRule="auto"/>
        <w:jc w:val="both"/>
        <w:rPr>
          <w:ins w:id="124" w:author="Gayathiri Kumar" w:date="2025-10-16T11:03:00Z" w16du:dateUtc="2025-10-16T15:03:00Z"/>
          <w:rFonts w:asciiTheme="minorHAnsi" w:hAnsiTheme="minorHAnsi" w:cstheme="minorHAnsi"/>
          <w:color w:val="000000"/>
          <w:sz w:val="20"/>
          <w:szCs w:val="20"/>
          <w:shd w:val="clear" w:color="auto" w:fill="FFFFFF"/>
        </w:rPr>
      </w:pPr>
      <w:ins w:id="125" w:author="Gayathiri Kumar" w:date="2025-10-16T11:03:00Z" w16du:dateUtc="2025-10-16T15:03:00Z">
        <w:r w:rsidRPr="00CD3EAF">
          <w:rPr>
            <w:rFonts w:asciiTheme="minorHAnsi" w:hAnsiTheme="minorHAnsi" w:cstheme="minorHAnsi"/>
            <w:color w:val="000000"/>
            <w:sz w:val="20"/>
            <w:szCs w:val="20"/>
            <w:shd w:val="clear" w:color="auto" w:fill="FFFFFF"/>
          </w:rPr>
          <w:t xml:space="preserve">Analyze and make recommendations for upgrading to the latest version of </w:t>
        </w:r>
        <w:r>
          <w:rPr>
            <w:rFonts w:asciiTheme="minorHAnsi" w:hAnsiTheme="minorHAnsi" w:cstheme="minorHAnsi"/>
            <w:color w:val="000000"/>
            <w:sz w:val="20"/>
            <w:szCs w:val="20"/>
            <w:shd w:val="clear" w:color="auto" w:fill="FFFFFF"/>
          </w:rPr>
          <w:t>AEM</w:t>
        </w:r>
        <w:r w:rsidRPr="00CD3EAF">
          <w:rPr>
            <w:rFonts w:asciiTheme="minorHAnsi" w:hAnsiTheme="minorHAnsi" w:cstheme="minorHAnsi"/>
            <w:color w:val="000000"/>
            <w:sz w:val="20"/>
            <w:szCs w:val="20"/>
            <w:shd w:val="clear" w:color="auto" w:fill="FFFFFF"/>
          </w:rPr>
          <w:t>.</w:t>
        </w:r>
      </w:ins>
    </w:p>
    <w:p w14:paraId="243629F5" w14:textId="77777777" w:rsidR="00F36984" w:rsidRPr="00CD3EAF" w:rsidRDefault="00F36984" w:rsidP="00F36984">
      <w:pPr>
        <w:pStyle w:val="ListParagraph"/>
        <w:numPr>
          <w:ilvl w:val="0"/>
          <w:numId w:val="53"/>
        </w:numPr>
        <w:spacing w:after="160" w:line="259" w:lineRule="auto"/>
        <w:jc w:val="both"/>
        <w:rPr>
          <w:ins w:id="126" w:author="Gayathiri Kumar" w:date="2025-10-16T11:03:00Z" w16du:dateUtc="2025-10-16T15:03:00Z"/>
          <w:rFonts w:asciiTheme="minorHAnsi" w:hAnsiTheme="minorHAnsi" w:cstheme="minorHAnsi"/>
          <w:color w:val="000000"/>
          <w:sz w:val="20"/>
          <w:szCs w:val="20"/>
          <w:shd w:val="clear" w:color="auto" w:fill="FFFFFF"/>
        </w:rPr>
      </w:pPr>
      <w:ins w:id="127" w:author="Gayathiri Kumar" w:date="2025-10-16T11:03:00Z" w16du:dateUtc="2025-10-16T15:03:00Z">
        <w:r w:rsidRPr="00CD3EAF">
          <w:rPr>
            <w:rFonts w:asciiTheme="minorHAnsi" w:hAnsiTheme="minorHAnsi" w:cstheme="minorHAnsi"/>
            <w:color w:val="000000"/>
            <w:sz w:val="20"/>
            <w:szCs w:val="20"/>
            <w:shd w:val="clear" w:color="auto" w:fill="FFFFFF"/>
          </w:rPr>
          <w:t xml:space="preserve">Review capabilities of </w:t>
        </w:r>
        <w:r>
          <w:rPr>
            <w:rFonts w:asciiTheme="minorHAnsi" w:hAnsiTheme="minorHAnsi" w:cstheme="minorHAnsi"/>
            <w:color w:val="000000"/>
            <w:sz w:val="20"/>
            <w:szCs w:val="20"/>
            <w:shd w:val="clear" w:color="auto" w:fill="FFFFFF"/>
          </w:rPr>
          <w:t>AEM</w:t>
        </w:r>
        <w:r w:rsidRPr="00CD3EAF">
          <w:rPr>
            <w:rFonts w:asciiTheme="minorHAnsi" w:hAnsiTheme="minorHAnsi" w:cstheme="minorHAnsi"/>
            <w:color w:val="000000"/>
            <w:sz w:val="20"/>
            <w:szCs w:val="20"/>
            <w:shd w:val="clear" w:color="auto" w:fill="FFFFFF"/>
          </w:rPr>
          <w:t>’s latest release and provide recommendations to begin leveraging the features.</w:t>
        </w:r>
      </w:ins>
    </w:p>
    <w:p w14:paraId="4CF46C1A" w14:textId="77777777" w:rsidR="00F36984" w:rsidRPr="00B33950" w:rsidRDefault="00F36984" w:rsidP="00F36984">
      <w:pPr>
        <w:spacing w:line="259" w:lineRule="auto"/>
        <w:jc w:val="both"/>
        <w:rPr>
          <w:ins w:id="128" w:author="Gayathiri Kumar" w:date="2025-10-16T11:03:00Z" w16du:dateUtc="2025-10-16T15:03:00Z"/>
          <w:rFonts w:asciiTheme="minorHAnsi" w:hAnsiTheme="minorHAnsi"/>
          <w:color w:val="FF0000"/>
          <w:sz w:val="20"/>
          <w:szCs w:val="20"/>
        </w:rPr>
      </w:pPr>
      <w:ins w:id="129" w:author="Gayathiri Kumar" w:date="2025-10-16T11:03:00Z" w16du:dateUtc="2025-10-16T15:03:00Z">
        <w:r w:rsidRPr="002C11DF">
          <w:rPr>
            <w:rFonts w:asciiTheme="minorHAnsi" w:hAnsiTheme="minorHAnsi"/>
            <w:b/>
            <w:color w:val="000000" w:themeColor="text1"/>
            <w:sz w:val="20"/>
            <w:szCs w:val="20"/>
          </w:rPr>
          <w:t xml:space="preserve">Key </w:t>
        </w:r>
        <w:r>
          <w:rPr>
            <w:rFonts w:asciiTheme="minorHAnsi" w:hAnsiTheme="minorHAnsi"/>
            <w:b/>
            <w:color w:val="000000" w:themeColor="text1"/>
            <w:sz w:val="20"/>
            <w:szCs w:val="20"/>
          </w:rPr>
          <w:t>outputs</w:t>
        </w:r>
        <w:r w:rsidRPr="00E30277">
          <w:rPr>
            <w:rFonts w:asciiTheme="minorHAnsi" w:hAnsiTheme="minorHAnsi"/>
            <w:color w:val="000000" w:themeColor="text1"/>
            <w:sz w:val="20"/>
            <w:szCs w:val="20"/>
          </w:rPr>
          <w:t xml:space="preserve">: </w:t>
        </w:r>
      </w:ins>
    </w:p>
    <w:p w14:paraId="57E401F4" w14:textId="77777777" w:rsidR="00F36984" w:rsidRPr="00A7503D" w:rsidRDefault="00F36984" w:rsidP="00F36984">
      <w:pPr>
        <w:pStyle w:val="ListParagraph"/>
        <w:numPr>
          <w:ilvl w:val="0"/>
          <w:numId w:val="49"/>
        </w:numPr>
        <w:spacing w:after="160" w:line="259" w:lineRule="auto"/>
        <w:jc w:val="both"/>
        <w:rPr>
          <w:ins w:id="130" w:author="Gayathiri Kumar" w:date="2025-10-16T11:03:00Z" w16du:dateUtc="2025-10-16T15:03:00Z"/>
          <w:rFonts w:asciiTheme="minorHAnsi" w:hAnsiTheme="minorHAnsi" w:cstheme="minorHAnsi"/>
          <w:color w:val="000000"/>
          <w:sz w:val="20"/>
          <w:szCs w:val="20"/>
          <w:shd w:val="clear" w:color="auto" w:fill="FFFFFF"/>
        </w:rPr>
      </w:pPr>
      <w:ins w:id="131" w:author="Gayathiri Kumar" w:date="2025-10-16T11:03:00Z" w16du:dateUtc="2025-10-16T15:03:00Z">
        <w:r>
          <w:rPr>
            <w:rFonts w:asciiTheme="minorHAnsi" w:hAnsiTheme="minorHAnsi"/>
            <w:color w:val="000000" w:themeColor="text1"/>
            <w:sz w:val="20"/>
            <w:szCs w:val="20"/>
          </w:rPr>
          <w:t>Comprehensive Health Check Report.</w:t>
        </w:r>
      </w:ins>
    </w:p>
    <w:p w14:paraId="612BC5AE" w14:textId="77777777" w:rsidR="00F36984" w:rsidRPr="004E1120" w:rsidRDefault="00F36984" w:rsidP="00F36984">
      <w:pPr>
        <w:pStyle w:val="ListParagraph"/>
        <w:numPr>
          <w:ilvl w:val="0"/>
          <w:numId w:val="49"/>
        </w:numPr>
        <w:spacing w:after="160" w:line="259" w:lineRule="auto"/>
        <w:jc w:val="both"/>
        <w:rPr>
          <w:ins w:id="132" w:author="Gayathiri Kumar" w:date="2025-10-16T11:03:00Z" w16du:dateUtc="2025-10-16T15:03:00Z"/>
          <w:rFonts w:asciiTheme="minorHAnsi" w:hAnsiTheme="minorHAnsi" w:cstheme="minorHAnsi"/>
          <w:color w:val="000000"/>
          <w:sz w:val="20"/>
          <w:szCs w:val="20"/>
          <w:shd w:val="clear" w:color="auto" w:fill="FFFFFF"/>
        </w:rPr>
      </w:pPr>
      <w:ins w:id="133" w:author="Gayathiri Kumar" w:date="2025-10-16T11:03:00Z" w16du:dateUtc="2025-10-16T15:03:00Z">
        <w:r>
          <w:rPr>
            <w:rFonts w:asciiTheme="minorHAnsi" w:hAnsiTheme="minorHAnsi"/>
            <w:color w:val="000000" w:themeColor="text1"/>
            <w:sz w:val="20"/>
            <w:szCs w:val="20"/>
          </w:rPr>
          <w:t>Best practices-based recommendations and Improvement Plan</w:t>
        </w:r>
        <w:bookmarkStart w:id="134" w:name="_Hlk505939501"/>
        <w:r>
          <w:rPr>
            <w:rFonts w:asciiTheme="minorHAnsi" w:hAnsiTheme="minorHAnsi"/>
            <w:color w:val="000000" w:themeColor="text1"/>
            <w:sz w:val="20"/>
            <w:szCs w:val="20"/>
          </w:rPr>
          <w:t>.</w:t>
        </w:r>
      </w:ins>
    </w:p>
    <w:p w14:paraId="59BBAE86" w14:textId="6EB9D9A9" w:rsidR="00F36984" w:rsidRPr="00CA0809" w:rsidRDefault="00F36984" w:rsidP="00F36984">
      <w:pPr>
        <w:spacing w:after="160" w:line="259" w:lineRule="auto"/>
        <w:ind w:left="360"/>
        <w:jc w:val="both"/>
        <w:rPr>
          <w:rFonts w:asciiTheme="minorHAnsi" w:hAnsiTheme="minorHAnsi" w:cstheme="minorHAnsi"/>
          <w:sz w:val="21"/>
          <w:szCs w:val="21"/>
        </w:rPr>
        <w:pPrChange w:id="135" w:author="Gayathiri Kumar" w:date="2025-10-16T11:04:00Z" w16du:dateUtc="2025-10-16T15:04:00Z">
          <w:pPr>
            <w:pStyle w:val="ListParagraph"/>
          </w:pPr>
        </w:pPrChange>
      </w:pPr>
      <w:ins w:id="136" w:author="Gayathiri Kumar" w:date="2025-10-16T11:03:00Z" w16du:dateUtc="2025-10-16T15:03:00Z">
        <w:r w:rsidRPr="004E1120">
          <w:rPr>
            <w:rFonts w:asciiTheme="minorHAnsi" w:hAnsiTheme="minorHAnsi"/>
            <w:color w:val="000000" w:themeColor="text1"/>
            <w:sz w:val="20"/>
            <w:szCs w:val="20"/>
          </w:rPr>
          <w:t>These Professional Services are considered complete with the delivery of the outputs.</w:t>
        </w:r>
      </w:ins>
      <w:bookmarkEnd w:id="134"/>
    </w:p>
    <w:p w14:paraId="027323D1" w14:textId="159E7016" w:rsidR="00461B95" w:rsidRPr="00C06E34" w:rsidDel="00F36984" w:rsidRDefault="00461B95" w:rsidP="004764CB">
      <w:pPr>
        <w:rPr>
          <w:del w:id="137" w:author="Gayathiri Kumar" w:date="2025-10-16T11:04:00Z" w16du:dateUtc="2025-10-16T15:04:00Z"/>
          <w:rFonts w:asciiTheme="minorHAnsi" w:hAnsiTheme="minorHAnsi" w:cstheme="minorHAnsi"/>
          <w:sz w:val="21"/>
          <w:szCs w:val="21"/>
        </w:rPr>
      </w:pPr>
    </w:p>
    <w:tbl>
      <w:tblPr>
        <w:tblpPr w:leftFromText="187" w:rightFromText="187" w:vertAnchor="text" w:horzAnchor="margin" w:tblpXSpec="center" w:tblpY="26"/>
        <w:tblOverlap w:val="neve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16"/>
      </w:tblGrid>
      <w:tr w:rsidR="00D62D6F" w:rsidRPr="001D60E2" w:rsidDel="00F36984" w14:paraId="6B4891F8" w14:textId="7645EB78" w:rsidTr="224F9183">
        <w:trPr>
          <w:cantSplit/>
          <w:trHeight w:val="396"/>
          <w:del w:id="138" w:author="Gayathiri Kumar" w:date="2025-10-16T11:04:00Z" w16du:dateUtc="2025-10-16T15:04:00Z"/>
        </w:trPr>
        <w:tc>
          <w:tcPr>
            <w:tcW w:w="11016" w:type="dxa"/>
            <w:shd w:val="clear" w:color="auto" w:fill="FF0000"/>
            <w:vAlign w:val="center"/>
          </w:tcPr>
          <w:p w14:paraId="3E33FB9D" w14:textId="633EAB7E" w:rsidR="00D62D6F" w:rsidRPr="001D60E2" w:rsidDel="00F36984" w:rsidRDefault="00C06E34" w:rsidP="00C06E34">
            <w:pPr>
              <w:pStyle w:val="StyleMaDBlack"/>
              <w:jc w:val="center"/>
              <w:rPr>
                <w:del w:id="139" w:author="Gayathiri Kumar" w:date="2025-10-16T11:04:00Z" w16du:dateUtc="2025-10-16T15:04:00Z"/>
                <w:rFonts w:asciiTheme="minorHAnsi" w:hAnsiTheme="minorHAnsi" w:cstheme="minorBidi"/>
                <w:b/>
                <w:color w:val="FFFFFF" w:themeColor="background1"/>
                <w:sz w:val="21"/>
                <w:szCs w:val="21"/>
                <w:lang w:val="en"/>
              </w:rPr>
            </w:pPr>
            <w:bookmarkStart w:id="140" w:name="_Hlk530485153"/>
            <w:del w:id="141" w:author="Gayathiri Kumar" w:date="2025-10-16T11:04:00Z" w16du:dateUtc="2025-10-16T15:04:00Z">
              <w:r w:rsidRPr="7213C9A4" w:rsidDel="00F36984">
                <w:rPr>
                  <w:rFonts w:asciiTheme="minorHAnsi" w:hAnsiTheme="minorHAnsi" w:cstheme="minorBidi"/>
                  <w:b/>
                  <w:color w:val="FFFFFF" w:themeColor="background1"/>
                  <w:sz w:val="21"/>
                  <w:szCs w:val="21"/>
                  <w:lang w:val="en"/>
                </w:rPr>
                <w:delText xml:space="preserve">4. </w:delText>
              </w:r>
              <w:commentRangeStart w:id="142"/>
              <w:r w:rsidR="00D62D6F" w:rsidRPr="7213C9A4" w:rsidDel="00F36984">
                <w:rPr>
                  <w:rFonts w:asciiTheme="minorHAnsi" w:hAnsiTheme="minorHAnsi" w:cstheme="minorBidi"/>
                  <w:b/>
                  <w:color w:val="FFFFFF" w:themeColor="background1"/>
                  <w:sz w:val="21"/>
                  <w:szCs w:val="21"/>
                  <w:lang w:val="en"/>
                </w:rPr>
                <w:delText>ACTIVITIES</w:delText>
              </w:r>
              <w:commentRangeEnd w:id="142"/>
              <w:r w:rsidR="001364AD" w:rsidRPr="7213C9A4" w:rsidDel="00F36984">
                <w:rPr>
                  <w:rStyle w:val="CommentReference"/>
                  <w:rFonts w:asciiTheme="minorHAnsi" w:hAnsiTheme="minorHAnsi" w:cstheme="minorBidi"/>
                  <w:b/>
                  <w:color w:val="FFFFFF" w:themeColor="background1"/>
                  <w:sz w:val="21"/>
                  <w:szCs w:val="21"/>
                  <w:lang w:val="en"/>
                </w:rPr>
                <w:commentReference w:id="142"/>
              </w:r>
              <w:r w:rsidR="4A4188EA" w:rsidRPr="7213C9A4" w:rsidDel="00F36984">
                <w:rPr>
                  <w:rFonts w:asciiTheme="minorHAnsi" w:hAnsiTheme="minorHAnsi" w:cstheme="minorBidi"/>
                  <w:b/>
                  <w:color w:val="FFFFFF" w:themeColor="background1"/>
                  <w:sz w:val="21"/>
                  <w:szCs w:val="21"/>
                  <w:lang w:val="en"/>
                </w:rPr>
                <w:delText xml:space="preserve"> </w:delText>
              </w:r>
            </w:del>
          </w:p>
        </w:tc>
      </w:tr>
    </w:tbl>
    <w:p w14:paraId="562A278C" w14:textId="2DE749CD" w:rsidR="00EF245C" w:rsidDel="00F36984" w:rsidRDefault="003E421C" w:rsidP="00D62D6F">
      <w:pPr>
        <w:rPr>
          <w:del w:id="143" w:author="Gayathiri Kumar" w:date="2025-10-16T11:03:00Z" w16du:dateUtc="2025-10-16T15:03:00Z"/>
          <w:b/>
          <w:bCs/>
          <w:caps/>
          <w:sz w:val="21"/>
          <w:szCs w:val="21"/>
          <w:u w:val="single"/>
        </w:rPr>
      </w:pPr>
      <w:bookmarkStart w:id="144" w:name="_Hlk87885903"/>
      <w:bookmarkEnd w:id="140"/>
      <w:del w:id="145" w:author="Gayathiri Kumar" w:date="2025-10-16T11:03:00Z" w16du:dateUtc="2025-10-16T15:03:00Z">
        <w:r w:rsidRPr="7213C9A4" w:rsidDel="00F36984">
          <w:rPr>
            <w:b/>
            <w:bCs/>
            <w:caps/>
            <w:sz w:val="21"/>
            <w:szCs w:val="21"/>
            <w:u w:val="single"/>
          </w:rPr>
          <w:delText xml:space="preserve">Include </w:delText>
        </w:r>
        <w:r w:rsidR="107347DC" w:rsidRPr="7213C9A4" w:rsidDel="00F36984">
          <w:rPr>
            <w:b/>
            <w:bCs/>
            <w:caps/>
            <w:sz w:val="21"/>
            <w:szCs w:val="21"/>
            <w:u w:val="single"/>
          </w:rPr>
          <w:delText>STANDARD ACTIVITIES</w:delText>
        </w:r>
        <w:r w:rsidRPr="7213C9A4" w:rsidDel="00F36984">
          <w:rPr>
            <w:b/>
            <w:bCs/>
            <w:caps/>
            <w:sz w:val="21"/>
            <w:szCs w:val="21"/>
            <w:u w:val="single"/>
          </w:rPr>
          <w:delText>:</w:delText>
        </w:r>
        <w:r w:rsidR="00D61B3E" w:rsidRPr="7213C9A4" w:rsidDel="00F36984">
          <w:rPr>
            <w:b/>
            <w:bCs/>
            <w:caps/>
            <w:sz w:val="21"/>
            <w:szCs w:val="21"/>
            <w:u w:val="single"/>
          </w:rPr>
          <w:delText xml:space="preserve"> </w:delText>
        </w:r>
      </w:del>
    </w:p>
    <w:p w14:paraId="6BF3ADD5" w14:textId="6DF593E4" w:rsidR="008D60C1" w:rsidDel="00F36984" w:rsidRDefault="008D60C1" w:rsidP="00D62D6F">
      <w:pPr>
        <w:rPr>
          <w:del w:id="146" w:author="Gayathiri Kumar" w:date="2025-10-16T11:03:00Z" w16du:dateUtc="2025-10-16T15:03:00Z"/>
          <w:b/>
          <w:bCs/>
          <w:caps/>
          <w:sz w:val="21"/>
          <w:szCs w:val="21"/>
          <w:u w:val="single"/>
        </w:rPr>
      </w:pPr>
    </w:p>
    <w:bookmarkEnd w:id="144"/>
    <w:p w14:paraId="745CCEE4" w14:textId="4CCA01F9" w:rsidR="00E65594" w:rsidRPr="00DE6E6E" w:rsidDel="00F36984" w:rsidRDefault="00E65594" w:rsidP="00C06E34">
      <w:pPr>
        <w:rPr>
          <w:del w:id="147" w:author="Gayathiri Kumar" w:date="2025-10-16T11:03:00Z" w16du:dateUtc="2025-10-16T15:03:00Z"/>
          <w:color w:val="000000" w:themeColor="text1"/>
          <w:sz w:val="20"/>
          <w:szCs w:val="20"/>
        </w:rPr>
      </w:pPr>
      <w:del w:id="148" w:author="Gayathiri Kumar" w:date="2025-10-16T11:03:00Z" w16du:dateUtc="2025-10-16T15:03:00Z">
        <w:r w:rsidRPr="00DE6E6E" w:rsidDel="00F36984">
          <w:rPr>
            <w:color w:val="000000" w:themeColor="text1"/>
            <w:sz w:val="20"/>
            <w:szCs w:val="20"/>
          </w:rPr>
          <w:delText>This SOW sets out a description of professional services provided by Adobe, subject to assumptions in this SOW. As part of the Professional Services, typical activities may include:</w:delText>
        </w:r>
      </w:del>
    </w:p>
    <w:p w14:paraId="2779EA07" w14:textId="7CBA9408" w:rsidR="00E65594" w:rsidDel="00F36984" w:rsidRDefault="00E65594" w:rsidP="00E65594">
      <w:pPr>
        <w:pStyle w:val="BodyText"/>
        <w:ind w:left="285"/>
        <w:rPr>
          <w:del w:id="149" w:author="Gayathiri Kumar" w:date="2025-10-16T11:03:00Z" w16du:dateUtc="2025-10-16T15:03:00Z"/>
          <w:sz w:val="19"/>
        </w:rPr>
      </w:pPr>
    </w:p>
    <w:tbl>
      <w:tblPr>
        <w:tblStyle w:val="TableGrid"/>
        <w:tblW w:w="10980" w:type="dxa"/>
        <w:jc w:val="center"/>
        <w:tblLayout w:type="fixed"/>
        <w:tblLook w:val="06A0" w:firstRow="1" w:lastRow="0" w:firstColumn="1" w:lastColumn="0" w:noHBand="1" w:noVBand="1"/>
      </w:tblPr>
      <w:tblGrid>
        <w:gridCol w:w="1700"/>
        <w:gridCol w:w="2920"/>
        <w:gridCol w:w="3180"/>
        <w:gridCol w:w="3180"/>
      </w:tblGrid>
      <w:tr w:rsidR="007D7835" w:rsidRPr="00C60419" w:rsidDel="00F36984" w14:paraId="2727E227" w14:textId="5AC14D9B" w:rsidTr="00367F47">
        <w:trPr>
          <w:tblHeader/>
          <w:jc w:val="center"/>
          <w:del w:id="150" w:author="Gayathiri Kumar" w:date="2025-10-16T11:03:00Z" w16du:dateUtc="2025-10-16T15:03:00Z"/>
        </w:trPr>
        <w:tc>
          <w:tcPr>
            <w:tcW w:w="17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0A84452" w14:textId="22A234F6" w:rsidR="007D7835" w:rsidRPr="00C60419" w:rsidDel="00F36984" w:rsidRDefault="007D7835" w:rsidP="00A36CC4">
            <w:pPr>
              <w:contextualSpacing/>
              <w:rPr>
                <w:del w:id="151" w:author="Gayathiri Kumar" w:date="2025-10-16T11:03:00Z" w16du:dateUtc="2025-10-16T15:03:00Z"/>
                <w:rFonts w:asciiTheme="minorHAnsi" w:hAnsiTheme="minorHAnsi" w:cstheme="minorHAnsi"/>
                <w:szCs w:val="20"/>
              </w:rPr>
            </w:pPr>
            <w:del w:id="152" w:author="Gayathiri Kumar" w:date="2025-10-16T11:03:00Z" w16du:dateUtc="2025-10-16T15:03:00Z">
              <w:r w:rsidRPr="00C60419" w:rsidDel="00F36984">
                <w:rPr>
                  <w:rFonts w:asciiTheme="minorHAnsi" w:eastAsia="Adobe Clean" w:hAnsiTheme="minorHAnsi" w:cstheme="minorHAnsi"/>
                  <w:b/>
                  <w:color w:val="262626" w:themeColor="text1" w:themeTint="D9"/>
                  <w:szCs w:val="20"/>
                </w:rPr>
                <w:delText>Workstreams</w:delText>
              </w:r>
            </w:del>
          </w:p>
        </w:tc>
        <w:tc>
          <w:tcPr>
            <w:tcW w:w="29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51B743" w14:textId="175B5C7A" w:rsidR="007D7835" w:rsidRPr="00C60419" w:rsidDel="00F36984" w:rsidRDefault="007D7835" w:rsidP="00A36CC4">
            <w:pPr>
              <w:contextualSpacing/>
              <w:rPr>
                <w:del w:id="153" w:author="Gayathiri Kumar" w:date="2025-10-16T11:03:00Z" w16du:dateUtc="2025-10-16T15:03:00Z"/>
                <w:rFonts w:asciiTheme="minorHAnsi" w:hAnsiTheme="minorHAnsi" w:cstheme="minorHAnsi"/>
                <w:szCs w:val="20"/>
              </w:rPr>
            </w:pPr>
            <w:del w:id="154" w:author="Gayathiri Kumar" w:date="2025-10-16T11:03:00Z" w16du:dateUtc="2025-10-16T15:03:00Z">
              <w:r w:rsidRPr="00C60419" w:rsidDel="00F36984">
                <w:rPr>
                  <w:rFonts w:asciiTheme="minorHAnsi" w:eastAsia="Adobe Clean" w:hAnsiTheme="minorHAnsi" w:cstheme="minorHAnsi"/>
                  <w:b/>
                  <w:color w:val="262626" w:themeColor="text1" w:themeTint="D9"/>
                  <w:szCs w:val="20"/>
                </w:rPr>
                <w:delText xml:space="preserve">Key Activities </w:delText>
              </w:r>
            </w:del>
          </w:p>
        </w:tc>
        <w:tc>
          <w:tcPr>
            <w:tcW w:w="31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3F04508" w14:textId="7E3B98EC" w:rsidR="007D7835" w:rsidRPr="00C60419" w:rsidDel="00F36984" w:rsidRDefault="007D7835" w:rsidP="00A36CC4">
            <w:pPr>
              <w:contextualSpacing/>
              <w:rPr>
                <w:del w:id="155" w:author="Gayathiri Kumar" w:date="2025-10-16T11:03:00Z" w16du:dateUtc="2025-10-16T15:03:00Z"/>
                <w:rFonts w:asciiTheme="minorHAnsi" w:hAnsiTheme="minorHAnsi" w:cstheme="minorHAnsi"/>
                <w:szCs w:val="20"/>
              </w:rPr>
            </w:pPr>
            <w:del w:id="156" w:author="Gayathiri Kumar" w:date="2025-10-16T11:03:00Z" w16du:dateUtc="2025-10-16T15:03:00Z">
              <w:r w:rsidRPr="00C60419" w:rsidDel="00F36984">
                <w:rPr>
                  <w:rFonts w:asciiTheme="minorHAnsi" w:eastAsia="Adobe Clean" w:hAnsiTheme="minorHAnsi" w:cstheme="minorHAnsi"/>
                  <w:b/>
                  <w:color w:val="262626" w:themeColor="text1" w:themeTint="D9"/>
                  <w:szCs w:val="20"/>
                </w:rPr>
                <w:delText>Primary Outputs</w:delText>
              </w:r>
            </w:del>
          </w:p>
        </w:tc>
        <w:tc>
          <w:tcPr>
            <w:tcW w:w="31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3950685" w14:textId="2C9E94DB" w:rsidR="007D7835" w:rsidRPr="00C60419" w:rsidDel="00F36984" w:rsidRDefault="007D7835" w:rsidP="00A36CC4">
            <w:pPr>
              <w:contextualSpacing/>
              <w:rPr>
                <w:del w:id="157" w:author="Gayathiri Kumar" w:date="2025-10-16T11:03:00Z" w16du:dateUtc="2025-10-16T15:03:00Z"/>
                <w:rFonts w:asciiTheme="minorHAnsi" w:hAnsiTheme="minorHAnsi" w:cstheme="minorHAnsi"/>
                <w:szCs w:val="20"/>
              </w:rPr>
            </w:pPr>
            <w:del w:id="158" w:author="Gayathiri Kumar" w:date="2025-10-16T11:03:00Z" w16du:dateUtc="2025-10-16T15:03:00Z">
              <w:r w:rsidRPr="00C60419" w:rsidDel="00F36984">
                <w:rPr>
                  <w:rFonts w:asciiTheme="minorHAnsi" w:eastAsia="Adobe Clean" w:hAnsiTheme="minorHAnsi" w:cstheme="minorHAnsi"/>
                  <w:b/>
                  <w:color w:val="262626" w:themeColor="text1" w:themeTint="D9"/>
                  <w:szCs w:val="20"/>
                </w:rPr>
                <w:delText>Customer Responsibilities</w:delText>
              </w:r>
            </w:del>
          </w:p>
        </w:tc>
      </w:tr>
      <w:tr w:rsidR="007D7835" w:rsidRPr="00C60419" w:rsidDel="00F36984" w14:paraId="0157E97A" w14:textId="049CCD26" w:rsidTr="00A36CC4">
        <w:trPr>
          <w:jc w:val="center"/>
          <w:del w:id="159" w:author="Gayathiri Kumar" w:date="2025-10-16T11:03:00Z" w16du:dateUtc="2025-10-16T15:03:00Z"/>
        </w:trPr>
        <w:tc>
          <w:tcPr>
            <w:tcW w:w="10980" w:type="dxa"/>
            <w:gridSpan w:val="4"/>
            <w:tcBorders>
              <w:top w:val="single" w:sz="8" w:space="0" w:color="auto"/>
              <w:left w:val="single" w:sz="8" w:space="0" w:color="auto"/>
              <w:bottom w:val="single" w:sz="8" w:space="0" w:color="auto"/>
              <w:right w:val="single" w:sz="8" w:space="0" w:color="auto"/>
            </w:tcBorders>
            <w:shd w:val="clear" w:color="auto" w:fill="000000" w:themeFill="text1"/>
          </w:tcPr>
          <w:p w14:paraId="401BB0BC" w14:textId="3C00C545" w:rsidR="007D7835" w:rsidRPr="00C60419" w:rsidDel="00F36984" w:rsidRDefault="007D7835" w:rsidP="00A36CC4">
            <w:pPr>
              <w:contextualSpacing/>
              <w:rPr>
                <w:del w:id="160" w:author="Gayathiri Kumar" w:date="2025-10-16T11:03:00Z" w16du:dateUtc="2025-10-16T15:03:00Z"/>
                <w:rFonts w:asciiTheme="minorHAnsi" w:eastAsia="Adobe Clean" w:hAnsiTheme="minorHAnsi" w:cstheme="minorHAnsi"/>
                <w:b/>
                <w:bCs/>
                <w:color w:val="FFFFFF" w:themeColor="background1"/>
                <w:szCs w:val="20"/>
              </w:rPr>
            </w:pPr>
            <w:bookmarkStart w:id="161" w:name="_Hlk142481807"/>
            <w:del w:id="162" w:author="Gayathiri Kumar" w:date="2025-10-16T11:03:00Z" w16du:dateUtc="2025-10-16T15:03:00Z">
              <w:r w:rsidRPr="00C60419" w:rsidDel="00F36984">
                <w:rPr>
                  <w:rFonts w:asciiTheme="minorHAnsi" w:eastAsia="Adobe Clean" w:hAnsiTheme="minorHAnsi" w:cstheme="minorHAnsi"/>
                  <w:b/>
                  <w:bCs/>
                  <w:color w:val="FFFFFF" w:themeColor="background1"/>
                  <w:szCs w:val="20"/>
                </w:rPr>
                <w:delText>INITIATE</w:delText>
              </w:r>
            </w:del>
          </w:p>
        </w:tc>
      </w:tr>
      <w:bookmarkEnd w:id="161"/>
      <w:tr w:rsidR="007D7835" w:rsidRPr="00C60419" w:rsidDel="00F36984" w14:paraId="4E01A8BC" w14:textId="66B4E811" w:rsidTr="00367F47">
        <w:trPr>
          <w:trHeight w:val="1424"/>
          <w:jc w:val="center"/>
          <w:del w:id="163" w:author="Gayathiri Kumar" w:date="2025-10-16T11:03:00Z" w16du:dateUtc="2025-10-16T15:03:00Z"/>
        </w:trPr>
        <w:tc>
          <w:tcPr>
            <w:tcW w:w="1700" w:type="dxa"/>
            <w:tcBorders>
              <w:top w:val="single" w:sz="8" w:space="0" w:color="auto"/>
              <w:left w:val="single" w:sz="8" w:space="0" w:color="auto"/>
              <w:bottom w:val="single" w:sz="8" w:space="0" w:color="auto"/>
              <w:right w:val="single" w:sz="8" w:space="0" w:color="auto"/>
            </w:tcBorders>
          </w:tcPr>
          <w:p w14:paraId="24A4A43F" w14:textId="51B86913" w:rsidR="007D7835" w:rsidRPr="00DE6E6E" w:rsidDel="00F36984" w:rsidRDefault="007D7835" w:rsidP="00A36CC4">
            <w:pPr>
              <w:contextualSpacing/>
              <w:rPr>
                <w:del w:id="164" w:author="Gayathiri Kumar" w:date="2025-10-16T11:03:00Z" w16du:dateUtc="2025-10-16T15:03:00Z"/>
                <w:rFonts w:asciiTheme="minorHAnsi" w:hAnsiTheme="minorHAnsi" w:cstheme="minorHAnsi"/>
                <w:sz w:val="18"/>
                <w:szCs w:val="18"/>
              </w:rPr>
            </w:pPr>
            <w:del w:id="165" w:author="Gayathiri Kumar" w:date="2025-10-16T11:03:00Z" w16du:dateUtc="2025-10-16T15:03:00Z">
              <w:r w:rsidRPr="00DE6E6E" w:rsidDel="00F36984">
                <w:rPr>
                  <w:rFonts w:asciiTheme="minorHAnsi" w:eastAsia="Adobe Clean" w:hAnsiTheme="minorHAnsi" w:cstheme="minorHAnsi"/>
                  <w:sz w:val="18"/>
                  <w:szCs w:val="18"/>
                </w:rPr>
                <w:delText xml:space="preserve">Implementation Kickoff &amp; Planning </w:delText>
              </w:r>
            </w:del>
          </w:p>
        </w:tc>
        <w:tc>
          <w:tcPr>
            <w:tcW w:w="2920" w:type="dxa"/>
            <w:tcBorders>
              <w:top w:val="single" w:sz="8" w:space="0" w:color="auto"/>
              <w:left w:val="single" w:sz="8" w:space="0" w:color="auto"/>
              <w:bottom w:val="single" w:sz="8" w:space="0" w:color="auto"/>
              <w:right w:val="single" w:sz="8" w:space="0" w:color="auto"/>
            </w:tcBorders>
          </w:tcPr>
          <w:p w14:paraId="5B3DBDD5" w14:textId="1EB010A3" w:rsidR="007D7835" w:rsidRPr="00E62345" w:rsidDel="00F36984" w:rsidRDefault="007D7835" w:rsidP="007D7835">
            <w:pPr>
              <w:pStyle w:val="ListParagraph"/>
              <w:numPr>
                <w:ilvl w:val="0"/>
                <w:numId w:val="36"/>
              </w:numPr>
              <w:ind w:left="164" w:hanging="164"/>
              <w:rPr>
                <w:del w:id="166" w:author="Gayathiri Kumar" w:date="2025-10-16T11:03:00Z" w16du:dateUtc="2025-10-16T15:03:00Z"/>
                <w:rFonts w:asciiTheme="minorHAnsi" w:eastAsia="Adobe Clean" w:hAnsiTheme="minorHAnsi" w:cstheme="minorHAnsi"/>
                <w:sz w:val="18"/>
                <w:szCs w:val="18"/>
              </w:rPr>
            </w:pPr>
            <w:del w:id="167" w:author="Gayathiri Kumar" w:date="2025-10-16T11:03:00Z" w16du:dateUtc="2025-10-16T15:03:00Z">
              <w:r w:rsidRPr="00E45E35" w:rsidDel="00F36984">
                <w:rPr>
                  <w:color w:val="000000"/>
                  <w:sz w:val="18"/>
                  <w:szCs w:val="18"/>
                </w:rPr>
                <w:delText>Internal project transition with account team (i.e., sales transfer, Customer introduction)</w:delText>
              </w:r>
              <w:r w:rsidDel="00F36984">
                <w:rPr>
                  <w:color w:val="000000"/>
                  <w:sz w:val="18"/>
                  <w:szCs w:val="18"/>
                </w:rPr>
                <w:delText>.</w:delText>
              </w:r>
            </w:del>
          </w:p>
          <w:p w14:paraId="6AA87B84" w14:textId="49AB9089" w:rsidR="007D7835" w:rsidRPr="00E45E35" w:rsidDel="00F36984" w:rsidRDefault="007D7835" w:rsidP="007D7835">
            <w:pPr>
              <w:pStyle w:val="ListParagraph"/>
              <w:numPr>
                <w:ilvl w:val="0"/>
                <w:numId w:val="36"/>
              </w:numPr>
              <w:ind w:left="164" w:hanging="164"/>
              <w:rPr>
                <w:del w:id="168" w:author="Gayathiri Kumar" w:date="2025-10-16T11:03:00Z" w16du:dateUtc="2025-10-16T15:03:00Z"/>
                <w:rFonts w:asciiTheme="minorHAnsi" w:eastAsia="Adobe Clean" w:hAnsiTheme="minorHAnsi" w:cstheme="minorHAnsi"/>
                <w:sz w:val="18"/>
                <w:szCs w:val="18"/>
              </w:rPr>
            </w:pPr>
            <w:del w:id="169" w:author="Gayathiri Kumar" w:date="2025-10-16T11:03:00Z" w16du:dateUtc="2025-10-16T15:03:00Z">
              <w:r w:rsidRPr="00E45E35" w:rsidDel="00F36984">
                <w:rPr>
                  <w:color w:val="000000"/>
                  <w:sz w:val="18"/>
                  <w:szCs w:val="18"/>
                </w:rPr>
                <w:delText xml:space="preserve">Project kickoff (i.e., kickoff prep, meeting, and next steps) and formal introduction to </w:delText>
              </w:r>
              <w:r w:rsidDel="00F36984">
                <w:rPr>
                  <w:color w:val="000000"/>
                  <w:sz w:val="18"/>
                  <w:szCs w:val="18"/>
                </w:rPr>
                <w:delText xml:space="preserve">Adobe </w:delText>
              </w:r>
              <w:r w:rsidRPr="00E45E35" w:rsidDel="00F36984">
                <w:rPr>
                  <w:color w:val="000000"/>
                  <w:sz w:val="18"/>
                  <w:szCs w:val="18"/>
                </w:rPr>
                <w:delText>team</w:delText>
              </w:r>
              <w:r w:rsidDel="00F36984">
                <w:rPr>
                  <w:color w:val="000000"/>
                  <w:sz w:val="18"/>
                  <w:szCs w:val="18"/>
                </w:rPr>
                <w:delText>.</w:delText>
              </w:r>
            </w:del>
          </w:p>
        </w:tc>
        <w:tc>
          <w:tcPr>
            <w:tcW w:w="3180" w:type="dxa"/>
            <w:tcBorders>
              <w:top w:val="single" w:sz="8" w:space="0" w:color="auto"/>
              <w:left w:val="single" w:sz="8" w:space="0" w:color="auto"/>
              <w:bottom w:val="single" w:sz="8" w:space="0" w:color="auto"/>
              <w:right w:val="single" w:sz="8" w:space="0" w:color="auto"/>
            </w:tcBorders>
          </w:tcPr>
          <w:p w14:paraId="5C976519" w14:textId="2F91A8B3" w:rsidR="007D7835" w:rsidRPr="00DE6E6E" w:rsidDel="00F36984" w:rsidRDefault="00324D06" w:rsidP="007D7835">
            <w:pPr>
              <w:pStyle w:val="ListParagraph"/>
              <w:numPr>
                <w:ilvl w:val="0"/>
                <w:numId w:val="36"/>
              </w:numPr>
              <w:ind w:left="133" w:hanging="133"/>
              <w:rPr>
                <w:del w:id="170" w:author="Gayathiri Kumar" w:date="2025-10-16T11:03:00Z" w16du:dateUtc="2025-10-16T15:03:00Z"/>
                <w:rFonts w:asciiTheme="minorHAnsi" w:eastAsia="Adobe Clean" w:hAnsiTheme="minorHAnsi" w:cstheme="minorHAnsi"/>
                <w:sz w:val="18"/>
                <w:szCs w:val="18"/>
              </w:rPr>
            </w:pPr>
            <w:del w:id="171" w:author="Gayathiri Kumar" w:date="2025-10-16T11:03:00Z" w16du:dateUtc="2025-10-16T15:03:00Z">
              <w:r w:rsidDel="00F36984">
                <w:rPr>
                  <w:rFonts w:asciiTheme="minorHAnsi" w:eastAsia="Adobe Clean" w:hAnsiTheme="minorHAnsi" w:cstheme="minorHAnsi"/>
                  <w:sz w:val="18"/>
                  <w:szCs w:val="18"/>
                </w:rPr>
                <w:delText xml:space="preserve">Project </w:delText>
              </w:r>
              <w:r w:rsidR="007D7835" w:rsidRPr="00DE6E6E" w:rsidDel="00F36984">
                <w:rPr>
                  <w:rFonts w:asciiTheme="minorHAnsi" w:eastAsia="Adobe Clean" w:hAnsiTheme="minorHAnsi" w:cstheme="minorHAnsi"/>
                  <w:sz w:val="18"/>
                  <w:szCs w:val="18"/>
                </w:rPr>
                <w:delText>Kickoff Deck</w:delText>
              </w:r>
              <w:r w:rsidR="007D7835" w:rsidDel="00F36984">
                <w:rPr>
                  <w:rFonts w:asciiTheme="minorHAnsi" w:eastAsia="Adobe Clean" w:hAnsiTheme="minorHAnsi" w:cstheme="minorHAnsi"/>
                  <w:sz w:val="18"/>
                  <w:szCs w:val="18"/>
                </w:rPr>
                <w:delText>.</w:delText>
              </w:r>
            </w:del>
          </w:p>
          <w:p w14:paraId="370E4A5F" w14:textId="7D929823" w:rsidR="007D7835" w:rsidRPr="00DE6E6E" w:rsidDel="00F36984" w:rsidRDefault="007D7835" w:rsidP="007D7835">
            <w:pPr>
              <w:pStyle w:val="ListParagraph"/>
              <w:numPr>
                <w:ilvl w:val="0"/>
                <w:numId w:val="36"/>
              </w:numPr>
              <w:ind w:left="133" w:hanging="133"/>
              <w:rPr>
                <w:del w:id="172" w:author="Gayathiri Kumar" w:date="2025-10-16T11:03:00Z" w16du:dateUtc="2025-10-16T15:03:00Z"/>
                <w:rFonts w:asciiTheme="minorHAnsi" w:eastAsia="Adobe Clean" w:hAnsiTheme="minorHAnsi" w:cstheme="minorHAnsi"/>
                <w:sz w:val="18"/>
                <w:szCs w:val="18"/>
              </w:rPr>
            </w:pPr>
            <w:del w:id="173" w:author="Gayathiri Kumar" w:date="2025-10-16T11:03:00Z" w16du:dateUtc="2025-10-16T15:03:00Z">
              <w:r w:rsidRPr="00DE6E6E" w:rsidDel="00F36984">
                <w:rPr>
                  <w:rFonts w:asciiTheme="minorHAnsi" w:eastAsia="Adobe Clean" w:hAnsiTheme="minorHAnsi" w:cstheme="minorHAnsi"/>
                  <w:sz w:val="18"/>
                  <w:szCs w:val="18"/>
                </w:rPr>
                <w:delText>Project Plan and Schedule</w:delText>
              </w:r>
              <w:r w:rsidDel="00F36984">
                <w:rPr>
                  <w:rFonts w:asciiTheme="minorHAnsi" w:eastAsia="Adobe Clean" w:hAnsiTheme="minorHAnsi" w:cstheme="minorHAnsi"/>
                  <w:sz w:val="18"/>
                  <w:szCs w:val="18"/>
                </w:rPr>
                <w:delText>.</w:delText>
              </w:r>
            </w:del>
          </w:p>
          <w:p w14:paraId="3A47F3A2" w14:textId="0C0FE981" w:rsidR="007D7835" w:rsidRPr="00DE6E6E" w:rsidDel="00F36984" w:rsidRDefault="007D7835" w:rsidP="007D7835">
            <w:pPr>
              <w:pStyle w:val="ListParagraph"/>
              <w:numPr>
                <w:ilvl w:val="0"/>
                <w:numId w:val="36"/>
              </w:numPr>
              <w:ind w:left="133" w:hanging="133"/>
              <w:rPr>
                <w:del w:id="174" w:author="Gayathiri Kumar" w:date="2025-10-16T11:03:00Z" w16du:dateUtc="2025-10-16T15:03:00Z"/>
                <w:rFonts w:asciiTheme="minorHAnsi" w:eastAsia="Adobe Clean" w:hAnsiTheme="minorHAnsi" w:cstheme="minorHAnsi"/>
                <w:sz w:val="18"/>
                <w:szCs w:val="18"/>
              </w:rPr>
            </w:pPr>
            <w:del w:id="175" w:author="Gayathiri Kumar" w:date="2025-10-16T11:03:00Z" w16du:dateUtc="2025-10-16T15:03:00Z">
              <w:r w:rsidRPr="00DE6E6E" w:rsidDel="00F36984">
                <w:rPr>
                  <w:rFonts w:asciiTheme="minorHAnsi" w:eastAsia="Adobe Clean" w:hAnsiTheme="minorHAnsi" w:cstheme="minorHAnsi"/>
                  <w:sz w:val="18"/>
                  <w:szCs w:val="18"/>
                </w:rPr>
                <w:delText>Confirmed Discovery dates</w:delText>
              </w:r>
              <w:r w:rsidDel="00F36984">
                <w:rPr>
                  <w:rFonts w:asciiTheme="minorHAnsi" w:eastAsia="Adobe Clean" w:hAnsiTheme="minorHAnsi" w:cstheme="minorHAnsi"/>
                  <w:sz w:val="18"/>
                  <w:szCs w:val="18"/>
                </w:rPr>
                <w:delText>.</w:delText>
              </w:r>
              <w:r w:rsidRPr="00DE6E6E" w:rsidDel="00F36984">
                <w:rPr>
                  <w:rFonts w:asciiTheme="minorHAnsi" w:eastAsia="Adobe Clean" w:hAnsiTheme="minorHAnsi" w:cstheme="minorHAnsi"/>
                  <w:sz w:val="18"/>
                  <w:szCs w:val="18"/>
                </w:rPr>
                <w:delText xml:space="preserve"> </w:delText>
              </w:r>
            </w:del>
          </w:p>
        </w:tc>
        <w:tc>
          <w:tcPr>
            <w:tcW w:w="3180" w:type="dxa"/>
            <w:tcBorders>
              <w:top w:val="single" w:sz="8" w:space="0" w:color="auto"/>
              <w:left w:val="single" w:sz="8" w:space="0" w:color="auto"/>
              <w:bottom w:val="single" w:sz="8" w:space="0" w:color="auto"/>
              <w:right w:val="single" w:sz="8" w:space="0" w:color="auto"/>
            </w:tcBorders>
          </w:tcPr>
          <w:p w14:paraId="755A4E83" w14:textId="02FD930F" w:rsidR="007D7835" w:rsidRPr="00C06E34" w:rsidDel="00F36984" w:rsidRDefault="007D7835" w:rsidP="007D7835">
            <w:pPr>
              <w:pStyle w:val="ListParagraph"/>
              <w:numPr>
                <w:ilvl w:val="0"/>
                <w:numId w:val="36"/>
              </w:numPr>
              <w:ind w:left="133" w:hanging="133"/>
              <w:rPr>
                <w:del w:id="176" w:author="Gayathiri Kumar" w:date="2025-10-16T11:03:00Z" w16du:dateUtc="2025-10-16T15:03:00Z"/>
                <w:color w:val="000000"/>
                <w:sz w:val="18"/>
                <w:szCs w:val="18"/>
              </w:rPr>
            </w:pPr>
            <w:del w:id="177" w:author="Gayathiri Kumar" w:date="2025-10-16T11:03:00Z" w16du:dateUtc="2025-10-16T15:03:00Z">
              <w:r w:rsidRPr="00C06E34" w:rsidDel="00F36984">
                <w:rPr>
                  <w:color w:val="000000"/>
                  <w:sz w:val="18"/>
                  <w:szCs w:val="18"/>
                </w:rPr>
                <w:delText xml:space="preserve">Establish a team as specified in </w:delText>
              </w:r>
              <w:r w:rsidR="003C1936" w:rsidDel="00F36984">
                <w:rPr>
                  <w:color w:val="000000"/>
                  <w:sz w:val="18"/>
                  <w:szCs w:val="18"/>
                </w:rPr>
                <w:delText xml:space="preserve">the section titled “Team Structure” </w:delText>
              </w:r>
              <w:r w:rsidRPr="00C06E34" w:rsidDel="00F36984">
                <w:rPr>
                  <w:color w:val="000000"/>
                  <w:sz w:val="18"/>
                  <w:szCs w:val="18"/>
                </w:rPr>
                <w:delText xml:space="preserve"> of this SOW. </w:delText>
              </w:r>
            </w:del>
          </w:p>
          <w:p w14:paraId="2482EE6E" w14:textId="36D6BA46" w:rsidR="007D7835" w:rsidRPr="00C06E34" w:rsidDel="00F36984" w:rsidRDefault="007D7835" w:rsidP="007D7835">
            <w:pPr>
              <w:pStyle w:val="ListParagraph"/>
              <w:numPr>
                <w:ilvl w:val="0"/>
                <w:numId w:val="36"/>
              </w:numPr>
              <w:ind w:left="133" w:hanging="133"/>
              <w:rPr>
                <w:del w:id="178" w:author="Gayathiri Kumar" w:date="2025-10-16T11:03:00Z" w16du:dateUtc="2025-10-16T15:03:00Z"/>
                <w:color w:val="000000"/>
                <w:sz w:val="18"/>
                <w:szCs w:val="18"/>
              </w:rPr>
            </w:pPr>
            <w:del w:id="179" w:author="Gayathiri Kumar" w:date="2025-10-16T11:03:00Z" w16du:dateUtc="2025-10-16T15:03:00Z">
              <w:r w:rsidRPr="00706EC7" w:rsidDel="00F36984">
                <w:rPr>
                  <w:color w:val="000000"/>
                  <w:sz w:val="18"/>
                  <w:szCs w:val="18"/>
                </w:rPr>
                <w:delText>Customer participation with all required stakeholders and to provide all necessary inputs</w:delText>
              </w:r>
              <w:r w:rsidDel="00F36984">
                <w:rPr>
                  <w:color w:val="000000"/>
                  <w:sz w:val="18"/>
                  <w:szCs w:val="18"/>
                </w:rPr>
                <w:delText>.</w:delText>
              </w:r>
            </w:del>
          </w:p>
        </w:tc>
      </w:tr>
      <w:tr w:rsidR="007D7835" w:rsidRPr="00C60419" w:rsidDel="00F36984" w14:paraId="5EED5500" w14:textId="790DAEB3" w:rsidTr="00A36CC4">
        <w:trPr>
          <w:jc w:val="center"/>
          <w:del w:id="180" w:author="Gayathiri Kumar" w:date="2025-10-16T11:03:00Z" w16du:dateUtc="2025-10-16T15:03:00Z"/>
        </w:trPr>
        <w:tc>
          <w:tcPr>
            <w:tcW w:w="10980" w:type="dxa"/>
            <w:gridSpan w:val="4"/>
            <w:tcBorders>
              <w:top w:val="single" w:sz="8" w:space="0" w:color="auto"/>
              <w:left w:val="single" w:sz="8" w:space="0" w:color="auto"/>
              <w:bottom w:val="single" w:sz="8" w:space="0" w:color="auto"/>
              <w:right w:val="single" w:sz="8" w:space="0" w:color="auto"/>
            </w:tcBorders>
            <w:shd w:val="clear" w:color="auto" w:fill="000000" w:themeFill="text1"/>
          </w:tcPr>
          <w:p w14:paraId="30B305AC" w14:textId="092C06CD" w:rsidR="007D7835" w:rsidRPr="00C60419" w:rsidDel="00F36984" w:rsidRDefault="007D7835" w:rsidP="00A36CC4">
            <w:pPr>
              <w:ind w:left="191" w:hanging="191"/>
              <w:contextualSpacing/>
              <w:rPr>
                <w:del w:id="181" w:author="Gayathiri Kumar" w:date="2025-10-16T11:03:00Z" w16du:dateUtc="2025-10-16T15:03:00Z"/>
                <w:rFonts w:asciiTheme="minorHAnsi" w:eastAsia="Adobe Clean" w:hAnsiTheme="minorHAnsi" w:cstheme="minorHAnsi"/>
                <w:b/>
                <w:bCs/>
                <w:color w:val="FFFFFF" w:themeColor="background1"/>
                <w:szCs w:val="20"/>
              </w:rPr>
            </w:pPr>
            <w:del w:id="182" w:author="Gayathiri Kumar" w:date="2025-10-16T11:03:00Z" w16du:dateUtc="2025-10-16T15:03:00Z">
              <w:r w:rsidRPr="00C60419" w:rsidDel="00F36984">
                <w:rPr>
                  <w:rFonts w:asciiTheme="minorHAnsi" w:eastAsia="Adobe Clean" w:hAnsiTheme="minorHAnsi" w:cstheme="minorHAnsi"/>
                  <w:b/>
                  <w:bCs/>
                  <w:color w:val="FFFFFF" w:themeColor="background1"/>
                  <w:szCs w:val="20"/>
                </w:rPr>
                <w:delText>DISCOVER</w:delText>
              </w:r>
            </w:del>
          </w:p>
        </w:tc>
      </w:tr>
      <w:tr w:rsidR="007D7835" w:rsidRPr="00C60419" w:rsidDel="00F36984" w14:paraId="44523634" w14:textId="6D743924" w:rsidTr="00367F47">
        <w:trPr>
          <w:jc w:val="center"/>
          <w:del w:id="183" w:author="Gayathiri Kumar" w:date="2025-10-16T11:03:00Z" w16du:dateUtc="2025-10-16T15:03:00Z"/>
        </w:trPr>
        <w:tc>
          <w:tcPr>
            <w:tcW w:w="1700" w:type="dxa"/>
            <w:tcBorders>
              <w:top w:val="single" w:sz="8" w:space="0" w:color="auto"/>
              <w:left w:val="single" w:sz="8" w:space="0" w:color="auto"/>
              <w:bottom w:val="single" w:sz="8" w:space="0" w:color="auto"/>
              <w:right w:val="single" w:sz="8" w:space="0" w:color="auto"/>
            </w:tcBorders>
          </w:tcPr>
          <w:p w14:paraId="51E2BFB5" w14:textId="59A86774" w:rsidR="007D7835" w:rsidRPr="00DE6E6E" w:rsidDel="00F36984" w:rsidRDefault="007D7835" w:rsidP="00A36CC4">
            <w:pPr>
              <w:contextualSpacing/>
              <w:rPr>
                <w:del w:id="184" w:author="Gayathiri Kumar" w:date="2025-10-16T11:03:00Z" w16du:dateUtc="2025-10-16T15:03:00Z"/>
                <w:rFonts w:asciiTheme="minorHAnsi" w:hAnsiTheme="minorHAnsi" w:cstheme="minorHAnsi"/>
                <w:sz w:val="18"/>
                <w:szCs w:val="18"/>
              </w:rPr>
            </w:pPr>
            <w:del w:id="185" w:author="Gayathiri Kumar" w:date="2025-10-16T11:03:00Z" w16du:dateUtc="2025-10-16T15:03:00Z">
              <w:r w:rsidRPr="00DE6E6E" w:rsidDel="00F36984">
                <w:rPr>
                  <w:rFonts w:asciiTheme="minorHAnsi" w:eastAsia="Adobe Clean" w:hAnsiTheme="minorHAnsi" w:cstheme="minorHAnsi"/>
                  <w:sz w:val="18"/>
                  <w:szCs w:val="18"/>
                </w:rPr>
                <w:delText xml:space="preserve">Discovery &amp; Design </w:delText>
              </w:r>
            </w:del>
          </w:p>
        </w:tc>
        <w:tc>
          <w:tcPr>
            <w:tcW w:w="2920" w:type="dxa"/>
            <w:tcBorders>
              <w:top w:val="single" w:sz="8" w:space="0" w:color="auto"/>
              <w:left w:val="single" w:sz="8" w:space="0" w:color="auto"/>
              <w:bottom w:val="single" w:sz="8" w:space="0" w:color="auto"/>
              <w:right w:val="single" w:sz="8" w:space="0" w:color="auto"/>
            </w:tcBorders>
          </w:tcPr>
          <w:p w14:paraId="02E17360" w14:textId="5E904321" w:rsidR="007D7835" w:rsidRPr="00DE6E6E" w:rsidDel="00F36984" w:rsidRDefault="007D7835" w:rsidP="007D7835">
            <w:pPr>
              <w:pStyle w:val="ListParagraph"/>
              <w:numPr>
                <w:ilvl w:val="0"/>
                <w:numId w:val="37"/>
              </w:numPr>
              <w:ind w:left="158" w:hanging="158"/>
              <w:rPr>
                <w:del w:id="186" w:author="Gayathiri Kumar" w:date="2025-10-16T11:03:00Z" w16du:dateUtc="2025-10-16T15:03:00Z"/>
                <w:rFonts w:asciiTheme="minorHAnsi" w:hAnsiTheme="minorHAnsi" w:cstheme="minorHAnsi"/>
                <w:sz w:val="18"/>
                <w:szCs w:val="18"/>
              </w:rPr>
            </w:pPr>
            <w:del w:id="187" w:author="Gayathiri Kumar" w:date="2025-10-16T11:03:00Z" w16du:dateUtc="2025-10-16T15:03:00Z">
              <w:r w:rsidRPr="00DE6E6E" w:rsidDel="00F36984">
                <w:rPr>
                  <w:rFonts w:asciiTheme="minorHAnsi" w:hAnsiTheme="minorHAnsi" w:cstheme="minorHAnsi"/>
                  <w:sz w:val="18"/>
                  <w:szCs w:val="18"/>
                </w:rPr>
                <w:delText xml:space="preserve">Discovery session(s) to be conducted by </w:delText>
              </w:r>
              <w:r w:rsidDel="00F36984">
                <w:rPr>
                  <w:rFonts w:asciiTheme="minorHAnsi" w:hAnsiTheme="minorHAnsi" w:cstheme="minorHAnsi"/>
                  <w:sz w:val="18"/>
                  <w:szCs w:val="18"/>
                </w:rPr>
                <w:delText>Adobe</w:delText>
              </w:r>
              <w:r w:rsidRPr="00DE6E6E" w:rsidDel="00F36984">
                <w:rPr>
                  <w:rFonts w:asciiTheme="minorHAnsi" w:hAnsiTheme="minorHAnsi" w:cstheme="minorHAnsi"/>
                  <w:sz w:val="18"/>
                  <w:szCs w:val="18"/>
                </w:rPr>
                <w:delText>.</w:delText>
              </w:r>
            </w:del>
          </w:p>
          <w:p w14:paraId="1E13DD94" w14:textId="23BFB4F1" w:rsidR="007D7835" w:rsidRPr="00DE6E6E" w:rsidDel="00F36984" w:rsidRDefault="007D7835" w:rsidP="007D7835">
            <w:pPr>
              <w:pStyle w:val="ListParagraph"/>
              <w:numPr>
                <w:ilvl w:val="0"/>
                <w:numId w:val="37"/>
              </w:numPr>
              <w:ind w:left="158" w:hanging="158"/>
              <w:rPr>
                <w:del w:id="188" w:author="Gayathiri Kumar" w:date="2025-10-16T11:03:00Z" w16du:dateUtc="2025-10-16T15:03:00Z"/>
                <w:rFonts w:asciiTheme="minorHAnsi" w:hAnsiTheme="minorHAnsi" w:cstheme="minorHAnsi"/>
                <w:sz w:val="18"/>
                <w:szCs w:val="18"/>
              </w:rPr>
            </w:pPr>
            <w:del w:id="189" w:author="Gayathiri Kumar" w:date="2025-10-16T11:03:00Z" w16du:dateUtc="2025-10-16T15:03:00Z">
              <w:r w:rsidRPr="00DE6E6E" w:rsidDel="00F36984">
                <w:rPr>
                  <w:rFonts w:asciiTheme="minorHAnsi" w:hAnsiTheme="minorHAnsi" w:cstheme="minorHAnsi"/>
                  <w:sz w:val="18"/>
                  <w:szCs w:val="18"/>
                </w:rPr>
                <w:delText>Discovery will focus on desired future state end-to-end work management process requirements</w:delText>
              </w:r>
              <w:r w:rsidDel="00F36984">
                <w:rPr>
                  <w:rFonts w:asciiTheme="minorHAnsi" w:hAnsiTheme="minorHAnsi" w:cstheme="minorHAnsi"/>
                  <w:sz w:val="18"/>
                  <w:szCs w:val="18"/>
                </w:rPr>
                <w:delText>.</w:delText>
              </w:r>
            </w:del>
          </w:p>
          <w:p w14:paraId="7B2836FA" w14:textId="0C8D4D02" w:rsidR="007D7835" w:rsidRPr="0028791A" w:rsidDel="00F36984" w:rsidRDefault="007D7835" w:rsidP="00A36CC4">
            <w:pPr>
              <w:ind w:left="1224" w:hanging="360"/>
              <w:rPr>
                <w:del w:id="190" w:author="Gayathiri Kumar" w:date="2025-10-16T11:03:00Z" w16du:dateUtc="2025-10-16T15:03:00Z"/>
                <w:rFonts w:asciiTheme="minorHAnsi" w:eastAsia="Adobe Clean" w:hAnsiTheme="minorHAnsi" w:cstheme="minorHAnsi"/>
                <w:sz w:val="18"/>
                <w:szCs w:val="18"/>
              </w:rPr>
            </w:pPr>
          </w:p>
        </w:tc>
        <w:tc>
          <w:tcPr>
            <w:tcW w:w="3180" w:type="dxa"/>
            <w:tcBorders>
              <w:top w:val="single" w:sz="8" w:space="0" w:color="auto"/>
              <w:left w:val="single" w:sz="8" w:space="0" w:color="auto"/>
              <w:bottom w:val="single" w:sz="8" w:space="0" w:color="auto"/>
              <w:right w:val="single" w:sz="8" w:space="0" w:color="auto"/>
            </w:tcBorders>
          </w:tcPr>
          <w:p w14:paraId="50D21F36" w14:textId="7C16B761" w:rsidR="007D7835" w:rsidRPr="00D731FB" w:rsidDel="00F36984" w:rsidRDefault="007D7835" w:rsidP="007D7835">
            <w:pPr>
              <w:pStyle w:val="ListParagraph"/>
              <w:numPr>
                <w:ilvl w:val="0"/>
                <w:numId w:val="36"/>
              </w:numPr>
              <w:ind w:left="133" w:hanging="133"/>
              <w:rPr>
                <w:del w:id="191" w:author="Gayathiri Kumar" w:date="2025-10-16T11:03:00Z" w16du:dateUtc="2025-10-16T15:03:00Z"/>
                <w:rFonts w:asciiTheme="minorHAnsi" w:eastAsia="Adobe Clean" w:hAnsiTheme="minorHAnsi" w:cstheme="minorHAnsi"/>
                <w:sz w:val="18"/>
                <w:szCs w:val="18"/>
              </w:rPr>
            </w:pPr>
            <w:del w:id="192" w:author="Gayathiri Kumar" w:date="2025-10-16T11:03:00Z" w16du:dateUtc="2025-10-16T15:03:00Z">
              <w:r w:rsidRPr="00D731FB" w:rsidDel="00F36984">
                <w:rPr>
                  <w:rFonts w:asciiTheme="minorHAnsi" w:eastAsia="Adobe Clean" w:hAnsiTheme="minorHAnsi" w:cstheme="minorHAnsi"/>
                  <w:sz w:val="18"/>
                  <w:szCs w:val="18"/>
                </w:rPr>
                <w:delText>Discovery Agenda</w:delText>
              </w:r>
            </w:del>
          </w:p>
          <w:p w14:paraId="28044757" w14:textId="009CD28D" w:rsidR="007D7835" w:rsidRPr="00DE6E6E" w:rsidDel="00F36984" w:rsidRDefault="007D7835" w:rsidP="007D7835">
            <w:pPr>
              <w:pStyle w:val="ListParagraph"/>
              <w:numPr>
                <w:ilvl w:val="0"/>
                <w:numId w:val="36"/>
              </w:numPr>
              <w:ind w:left="133" w:hanging="133"/>
              <w:rPr>
                <w:del w:id="193" w:author="Gayathiri Kumar" w:date="2025-10-16T11:03:00Z" w16du:dateUtc="2025-10-16T15:03:00Z"/>
                <w:rFonts w:asciiTheme="minorHAnsi" w:eastAsia="Adobe Clean" w:hAnsiTheme="minorHAnsi" w:cstheme="minorHAnsi"/>
                <w:sz w:val="18"/>
                <w:szCs w:val="18"/>
              </w:rPr>
            </w:pPr>
            <w:del w:id="194" w:author="Gayathiri Kumar" w:date="2025-10-16T11:03:00Z" w16du:dateUtc="2025-10-16T15:03:00Z">
              <w:r w:rsidRPr="00DE6E6E" w:rsidDel="00F36984">
                <w:rPr>
                  <w:rFonts w:asciiTheme="minorHAnsi" w:eastAsia="Adobe Clean" w:hAnsiTheme="minorHAnsi" w:cstheme="minorHAnsi"/>
                  <w:sz w:val="18"/>
                  <w:szCs w:val="18"/>
                </w:rPr>
                <w:delText xml:space="preserve">Design </w:delText>
              </w:r>
              <w:r w:rsidR="00D7301C" w:rsidDel="00F36984">
                <w:rPr>
                  <w:rFonts w:asciiTheme="minorHAnsi" w:eastAsia="Adobe Clean" w:hAnsiTheme="minorHAnsi" w:cstheme="minorHAnsi"/>
                  <w:sz w:val="18"/>
                  <w:szCs w:val="18"/>
                </w:rPr>
                <w:delText>Documentation</w:delText>
              </w:r>
            </w:del>
          </w:p>
          <w:p w14:paraId="47319D96" w14:textId="1B46175C" w:rsidR="007D7835" w:rsidRPr="00DE6E6E" w:rsidDel="00F36984" w:rsidRDefault="007D7835" w:rsidP="00A36CC4">
            <w:pPr>
              <w:pStyle w:val="ListParagraph"/>
              <w:ind w:left="133"/>
              <w:rPr>
                <w:del w:id="195" w:author="Gayathiri Kumar" w:date="2025-10-16T11:03:00Z" w16du:dateUtc="2025-10-16T15:03:00Z"/>
                <w:rFonts w:asciiTheme="minorHAnsi" w:eastAsia="Adobe Clean" w:hAnsiTheme="minorHAnsi" w:cstheme="minorHAnsi"/>
                <w:sz w:val="18"/>
                <w:szCs w:val="18"/>
              </w:rPr>
            </w:pPr>
          </w:p>
        </w:tc>
        <w:tc>
          <w:tcPr>
            <w:tcW w:w="3180" w:type="dxa"/>
            <w:tcBorders>
              <w:top w:val="single" w:sz="8" w:space="0" w:color="auto"/>
              <w:left w:val="single" w:sz="8" w:space="0" w:color="auto"/>
              <w:bottom w:val="single" w:sz="8" w:space="0" w:color="auto"/>
              <w:right w:val="single" w:sz="8" w:space="0" w:color="auto"/>
            </w:tcBorders>
          </w:tcPr>
          <w:p w14:paraId="55775A2F" w14:textId="16933557" w:rsidR="007D7835" w:rsidDel="00F36984" w:rsidRDefault="007D7835" w:rsidP="007D7835">
            <w:pPr>
              <w:pStyle w:val="ListParagraph"/>
              <w:numPr>
                <w:ilvl w:val="0"/>
                <w:numId w:val="36"/>
              </w:numPr>
              <w:ind w:left="133" w:hanging="133"/>
              <w:rPr>
                <w:del w:id="196" w:author="Gayathiri Kumar" w:date="2025-10-16T11:03:00Z" w16du:dateUtc="2025-10-16T15:03:00Z"/>
                <w:rFonts w:asciiTheme="minorHAnsi" w:eastAsia="Adobe Clean" w:hAnsiTheme="minorHAnsi" w:cstheme="minorHAnsi"/>
                <w:sz w:val="18"/>
                <w:szCs w:val="18"/>
              </w:rPr>
            </w:pPr>
            <w:del w:id="197" w:author="Gayathiri Kumar" w:date="2025-10-16T11:03:00Z" w16du:dateUtc="2025-10-16T15:03:00Z">
              <w:r w:rsidRPr="0040069C" w:rsidDel="00F36984">
                <w:rPr>
                  <w:color w:val="000000"/>
                  <w:sz w:val="18"/>
                  <w:szCs w:val="18"/>
                </w:rPr>
                <w:delText xml:space="preserve">Customer participation with all required stakeholders and to provide all necessary inputs for </w:delText>
              </w:r>
              <w:r w:rsidR="00C57BFB" w:rsidDel="00F36984">
                <w:rPr>
                  <w:rFonts w:asciiTheme="minorHAnsi" w:eastAsia="Adobe Clean" w:hAnsiTheme="minorHAnsi" w:cstheme="minorHAnsi"/>
                  <w:sz w:val="18"/>
                  <w:szCs w:val="18"/>
                </w:rPr>
                <w:delText>solution requirements</w:delText>
              </w:r>
            </w:del>
          </w:p>
          <w:p w14:paraId="5ECB9CFB" w14:textId="68AA6F14" w:rsidR="007D7835" w:rsidRPr="000E21E2" w:rsidDel="00F36984" w:rsidRDefault="007D7835" w:rsidP="007D7835">
            <w:pPr>
              <w:pStyle w:val="ListParagraph"/>
              <w:numPr>
                <w:ilvl w:val="0"/>
                <w:numId w:val="36"/>
              </w:numPr>
              <w:ind w:left="133" w:hanging="133"/>
              <w:rPr>
                <w:del w:id="198" w:author="Gayathiri Kumar" w:date="2025-10-16T11:03:00Z" w16du:dateUtc="2025-10-16T15:03:00Z"/>
                <w:rFonts w:asciiTheme="minorHAnsi" w:eastAsia="Adobe Clean" w:hAnsiTheme="minorHAnsi" w:cstheme="minorHAnsi"/>
                <w:sz w:val="18"/>
                <w:szCs w:val="18"/>
              </w:rPr>
            </w:pPr>
            <w:del w:id="199" w:author="Gayathiri Kumar" w:date="2025-10-16T11:03:00Z" w16du:dateUtc="2025-10-16T15:03:00Z">
              <w:r w:rsidRPr="000E21E2" w:rsidDel="00F36984">
                <w:rPr>
                  <w:rFonts w:asciiTheme="minorHAnsi" w:eastAsia="Adobe Clean" w:hAnsiTheme="minorHAnsi" w:cstheme="minorHAnsi"/>
                  <w:sz w:val="18"/>
                  <w:szCs w:val="18"/>
                </w:rPr>
                <w:delText>Review of Design Document</w:delText>
              </w:r>
              <w:r w:rsidR="00EC6D63" w:rsidDel="00F36984">
                <w:rPr>
                  <w:rFonts w:asciiTheme="minorHAnsi" w:eastAsia="Adobe Clean" w:hAnsiTheme="minorHAnsi" w:cstheme="minorHAnsi"/>
                  <w:sz w:val="18"/>
                  <w:szCs w:val="18"/>
                </w:rPr>
                <w:delText>ation</w:delText>
              </w:r>
              <w:r w:rsidRPr="000E21E2" w:rsidDel="00F36984">
                <w:rPr>
                  <w:rFonts w:asciiTheme="minorHAnsi" w:eastAsia="Adobe Clean" w:hAnsiTheme="minorHAnsi" w:cstheme="minorHAnsi"/>
                  <w:sz w:val="18"/>
                  <w:szCs w:val="18"/>
                </w:rPr>
                <w:delText xml:space="preserve"> and provide timely feedback</w:delText>
              </w:r>
            </w:del>
          </w:p>
        </w:tc>
      </w:tr>
      <w:tr w:rsidR="007D7835" w:rsidRPr="00C60419" w:rsidDel="00F36984" w14:paraId="24115E99" w14:textId="1806B369" w:rsidTr="00A36CC4">
        <w:trPr>
          <w:jc w:val="center"/>
          <w:del w:id="200" w:author="Gayathiri Kumar" w:date="2025-10-16T11:03:00Z" w16du:dateUtc="2025-10-16T15:03:00Z"/>
        </w:trPr>
        <w:tc>
          <w:tcPr>
            <w:tcW w:w="10980" w:type="dxa"/>
            <w:gridSpan w:val="4"/>
            <w:tcBorders>
              <w:top w:val="single" w:sz="8" w:space="0" w:color="auto"/>
              <w:left w:val="single" w:sz="8" w:space="0" w:color="auto"/>
              <w:bottom w:val="single" w:sz="8" w:space="0" w:color="auto"/>
              <w:right w:val="single" w:sz="8" w:space="0" w:color="auto"/>
            </w:tcBorders>
            <w:shd w:val="clear" w:color="auto" w:fill="000000" w:themeFill="text1"/>
          </w:tcPr>
          <w:p w14:paraId="20F64DBF" w14:textId="6D9C160C" w:rsidR="007D7835" w:rsidRPr="00C60419" w:rsidDel="00F36984" w:rsidRDefault="007D7835" w:rsidP="00A36CC4">
            <w:pPr>
              <w:ind w:left="191" w:hanging="191"/>
              <w:contextualSpacing/>
              <w:rPr>
                <w:del w:id="201" w:author="Gayathiri Kumar" w:date="2025-10-16T11:03:00Z" w16du:dateUtc="2025-10-16T15:03:00Z"/>
                <w:rFonts w:asciiTheme="minorHAnsi" w:eastAsia="Adobe Clean" w:hAnsiTheme="minorHAnsi" w:cstheme="minorHAnsi"/>
                <w:b/>
                <w:bCs/>
                <w:color w:val="FFFFFF" w:themeColor="background1"/>
                <w:szCs w:val="20"/>
              </w:rPr>
            </w:pPr>
            <w:del w:id="202" w:author="Gayathiri Kumar" w:date="2025-10-16T11:03:00Z" w16du:dateUtc="2025-10-16T15:03:00Z">
              <w:r w:rsidRPr="00C60419" w:rsidDel="00F36984">
                <w:rPr>
                  <w:rFonts w:asciiTheme="minorHAnsi" w:eastAsia="Adobe Clean" w:hAnsiTheme="minorHAnsi" w:cstheme="minorHAnsi"/>
                  <w:b/>
                  <w:bCs/>
                  <w:color w:val="FFFFFF" w:themeColor="background1"/>
                  <w:szCs w:val="20"/>
                </w:rPr>
                <w:delText>CREATE</w:delText>
              </w:r>
            </w:del>
          </w:p>
        </w:tc>
      </w:tr>
      <w:tr w:rsidR="007D7835" w:rsidRPr="00C60419" w:rsidDel="00F36984" w14:paraId="7186062D" w14:textId="6070133F" w:rsidTr="00367F47">
        <w:trPr>
          <w:jc w:val="center"/>
          <w:del w:id="203" w:author="Gayathiri Kumar" w:date="2025-10-16T11:03:00Z" w16du:dateUtc="2025-10-16T15:03:00Z"/>
        </w:trPr>
        <w:tc>
          <w:tcPr>
            <w:tcW w:w="1700" w:type="dxa"/>
            <w:tcBorders>
              <w:top w:val="single" w:sz="8" w:space="0" w:color="auto"/>
              <w:left w:val="single" w:sz="8" w:space="0" w:color="auto"/>
              <w:bottom w:val="single" w:sz="8" w:space="0" w:color="auto"/>
              <w:right w:val="single" w:sz="8" w:space="0" w:color="auto"/>
            </w:tcBorders>
          </w:tcPr>
          <w:p w14:paraId="4966CEA0" w14:textId="0D2817BA" w:rsidR="007D7835" w:rsidRPr="00DE6E6E" w:rsidDel="00F36984" w:rsidRDefault="00D7301C" w:rsidP="00A36CC4">
            <w:pPr>
              <w:contextualSpacing/>
              <w:rPr>
                <w:del w:id="204" w:author="Gayathiri Kumar" w:date="2025-10-16T11:03:00Z" w16du:dateUtc="2025-10-16T15:03:00Z"/>
                <w:rFonts w:asciiTheme="minorHAnsi" w:hAnsiTheme="minorHAnsi" w:cstheme="minorHAnsi"/>
                <w:sz w:val="18"/>
                <w:szCs w:val="18"/>
              </w:rPr>
            </w:pPr>
            <w:del w:id="205" w:author="Gayathiri Kumar" w:date="2025-10-16T11:03:00Z" w16du:dateUtc="2025-10-16T15:03:00Z">
              <w:r w:rsidDel="00F36984">
                <w:rPr>
                  <w:rFonts w:asciiTheme="minorHAnsi" w:eastAsia="Adobe Clean" w:hAnsiTheme="minorHAnsi" w:cstheme="minorHAnsi"/>
                  <w:sz w:val="18"/>
                  <w:szCs w:val="18"/>
                </w:rPr>
                <w:delText>Solution Development</w:delText>
              </w:r>
            </w:del>
          </w:p>
        </w:tc>
        <w:tc>
          <w:tcPr>
            <w:tcW w:w="2920" w:type="dxa"/>
            <w:tcBorders>
              <w:top w:val="single" w:sz="8" w:space="0" w:color="auto"/>
              <w:left w:val="single" w:sz="8" w:space="0" w:color="auto"/>
              <w:bottom w:val="single" w:sz="8" w:space="0" w:color="auto"/>
              <w:right w:val="single" w:sz="8" w:space="0" w:color="auto"/>
            </w:tcBorders>
          </w:tcPr>
          <w:p w14:paraId="4D39B80A" w14:textId="75D5E094" w:rsidR="005618A3" w:rsidDel="00F36984" w:rsidRDefault="00E40C01" w:rsidP="007D7835">
            <w:pPr>
              <w:pStyle w:val="ListParagraph"/>
              <w:numPr>
                <w:ilvl w:val="0"/>
                <w:numId w:val="36"/>
              </w:numPr>
              <w:pBdr>
                <w:top w:val="nil"/>
                <w:left w:val="nil"/>
                <w:bottom w:val="nil"/>
                <w:right w:val="nil"/>
                <w:between w:val="nil"/>
              </w:pBdr>
              <w:ind w:left="164" w:hanging="164"/>
              <w:rPr>
                <w:del w:id="206" w:author="Gayathiri Kumar" w:date="2025-10-16T11:03:00Z" w16du:dateUtc="2025-10-16T15:03:00Z"/>
                <w:rFonts w:asciiTheme="minorHAnsi" w:eastAsia="Adobe Clean" w:hAnsiTheme="minorHAnsi" w:cstheme="minorHAnsi"/>
                <w:sz w:val="18"/>
                <w:szCs w:val="18"/>
              </w:rPr>
            </w:pPr>
            <w:del w:id="207" w:author="Gayathiri Kumar" w:date="2025-10-16T11:03:00Z" w16du:dateUtc="2025-10-16T15:03:00Z">
              <w:r w:rsidDel="00F36984">
                <w:rPr>
                  <w:rFonts w:asciiTheme="minorHAnsi" w:eastAsia="Adobe Clean" w:hAnsiTheme="minorHAnsi" w:cstheme="minorHAnsi"/>
                  <w:sz w:val="18"/>
                  <w:szCs w:val="18"/>
                </w:rPr>
                <w:delText>May include</w:delText>
              </w:r>
              <w:r w:rsidR="00806FE9" w:rsidDel="00F36984">
                <w:rPr>
                  <w:rFonts w:asciiTheme="minorHAnsi" w:eastAsia="Adobe Clean" w:hAnsiTheme="minorHAnsi" w:cstheme="minorHAnsi"/>
                  <w:sz w:val="18"/>
                  <w:szCs w:val="18"/>
                </w:rPr>
                <w:delText xml:space="preserve"> the following in a non-production environment</w:delText>
              </w:r>
              <w:r w:rsidR="005618A3" w:rsidDel="00F36984">
                <w:rPr>
                  <w:rFonts w:asciiTheme="minorHAnsi" w:eastAsia="Adobe Clean" w:hAnsiTheme="minorHAnsi" w:cstheme="minorHAnsi"/>
                  <w:sz w:val="18"/>
                  <w:szCs w:val="18"/>
                </w:rPr>
                <w:delText>, as outlined in design documentation:</w:delText>
              </w:r>
            </w:del>
          </w:p>
          <w:p w14:paraId="2F96B02C" w14:textId="30D1B355" w:rsidR="005618A3" w:rsidDel="00F36984" w:rsidRDefault="00E40C01" w:rsidP="00436A66">
            <w:pPr>
              <w:pStyle w:val="ListParagraph"/>
              <w:numPr>
                <w:ilvl w:val="1"/>
                <w:numId w:val="36"/>
              </w:numPr>
              <w:pBdr>
                <w:top w:val="nil"/>
                <w:left w:val="nil"/>
                <w:bottom w:val="nil"/>
                <w:right w:val="nil"/>
                <w:between w:val="nil"/>
              </w:pBdr>
              <w:rPr>
                <w:del w:id="208" w:author="Gayathiri Kumar" w:date="2025-10-16T11:03:00Z" w16du:dateUtc="2025-10-16T15:03:00Z"/>
                <w:rFonts w:asciiTheme="minorHAnsi" w:eastAsia="Adobe Clean" w:hAnsiTheme="minorHAnsi" w:cstheme="minorHAnsi"/>
                <w:sz w:val="18"/>
                <w:szCs w:val="18"/>
              </w:rPr>
            </w:pPr>
            <w:del w:id="209" w:author="Gayathiri Kumar" w:date="2025-10-16T11:03:00Z" w16du:dateUtc="2025-10-16T15:03:00Z">
              <w:r w:rsidDel="00F36984">
                <w:rPr>
                  <w:rFonts w:asciiTheme="minorHAnsi" w:eastAsia="Adobe Clean" w:hAnsiTheme="minorHAnsi" w:cstheme="minorHAnsi"/>
                  <w:sz w:val="18"/>
                  <w:szCs w:val="18"/>
                </w:rPr>
                <w:delText>Development</w:delText>
              </w:r>
              <w:r w:rsidR="007D7835" w:rsidRPr="00DE6E6E" w:rsidDel="00F36984">
                <w:rPr>
                  <w:rFonts w:asciiTheme="minorHAnsi" w:eastAsia="Adobe Clean" w:hAnsiTheme="minorHAnsi" w:cstheme="minorHAnsi"/>
                  <w:sz w:val="18"/>
                  <w:szCs w:val="18"/>
                </w:rPr>
                <w:delText xml:space="preserve"> </w:delText>
              </w:r>
              <w:r w:rsidR="007D7835" w:rsidDel="00F36984">
                <w:rPr>
                  <w:rFonts w:asciiTheme="minorHAnsi" w:eastAsia="Adobe Clean" w:hAnsiTheme="minorHAnsi" w:cstheme="minorHAnsi"/>
                  <w:sz w:val="18"/>
                  <w:szCs w:val="18"/>
                </w:rPr>
                <w:delText xml:space="preserve">of </w:delText>
              </w:r>
              <w:r w:rsidDel="00F36984">
                <w:rPr>
                  <w:rFonts w:asciiTheme="minorHAnsi" w:eastAsia="Adobe Clean" w:hAnsiTheme="minorHAnsi" w:cstheme="minorHAnsi"/>
                  <w:sz w:val="18"/>
                  <w:szCs w:val="18"/>
                </w:rPr>
                <w:delText>code</w:delText>
              </w:r>
            </w:del>
          </w:p>
          <w:p w14:paraId="303BC8AD" w14:textId="0497E060" w:rsidR="005618A3" w:rsidDel="00F36984" w:rsidRDefault="005618A3" w:rsidP="00436A66">
            <w:pPr>
              <w:pStyle w:val="ListParagraph"/>
              <w:numPr>
                <w:ilvl w:val="1"/>
                <w:numId w:val="36"/>
              </w:numPr>
              <w:pBdr>
                <w:top w:val="nil"/>
                <w:left w:val="nil"/>
                <w:bottom w:val="nil"/>
                <w:right w:val="nil"/>
                <w:between w:val="nil"/>
              </w:pBdr>
              <w:rPr>
                <w:del w:id="210" w:author="Gayathiri Kumar" w:date="2025-10-16T11:03:00Z" w16du:dateUtc="2025-10-16T15:03:00Z"/>
                <w:rFonts w:asciiTheme="minorHAnsi" w:eastAsia="Adobe Clean" w:hAnsiTheme="minorHAnsi" w:cstheme="minorHAnsi"/>
                <w:sz w:val="18"/>
                <w:szCs w:val="18"/>
              </w:rPr>
            </w:pPr>
            <w:del w:id="211" w:author="Gayathiri Kumar" w:date="2025-10-16T11:03:00Z" w16du:dateUtc="2025-10-16T15:03:00Z">
              <w:r w:rsidDel="00F36984">
                <w:rPr>
                  <w:rFonts w:asciiTheme="minorHAnsi" w:eastAsia="Adobe Clean" w:hAnsiTheme="minorHAnsi" w:cstheme="minorHAnsi"/>
                  <w:sz w:val="18"/>
                  <w:szCs w:val="18"/>
                </w:rPr>
                <w:delText>C</w:delText>
              </w:r>
              <w:r w:rsidR="007D7835" w:rsidRPr="00DE6E6E" w:rsidDel="00F36984">
                <w:rPr>
                  <w:rFonts w:asciiTheme="minorHAnsi" w:eastAsia="Adobe Clean" w:hAnsiTheme="minorHAnsi" w:cstheme="minorHAnsi"/>
                  <w:sz w:val="18"/>
                  <w:szCs w:val="18"/>
                </w:rPr>
                <w:delText xml:space="preserve">onfiguration </w:delText>
              </w:r>
              <w:r w:rsidR="007D7835" w:rsidDel="00F36984">
                <w:rPr>
                  <w:rFonts w:asciiTheme="minorHAnsi" w:eastAsia="Adobe Clean" w:hAnsiTheme="minorHAnsi" w:cstheme="minorHAnsi"/>
                  <w:sz w:val="18"/>
                  <w:szCs w:val="18"/>
                </w:rPr>
                <w:delText xml:space="preserve">of </w:delText>
              </w:r>
              <w:r w:rsidR="00E40C01" w:rsidDel="00F36984">
                <w:rPr>
                  <w:rFonts w:asciiTheme="minorHAnsi" w:eastAsia="Adobe Clean" w:hAnsiTheme="minorHAnsi" w:cstheme="minorHAnsi"/>
                  <w:sz w:val="18"/>
                  <w:szCs w:val="18"/>
                </w:rPr>
                <w:delText>software</w:delText>
              </w:r>
            </w:del>
          </w:p>
          <w:p w14:paraId="0811AF10" w14:textId="56B716A4" w:rsidR="007D7835" w:rsidDel="00F36984" w:rsidRDefault="007E78C8" w:rsidP="00436A66">
            <w:pPr>
              <w:pStyle w:val="ListParagraph"/>
              <w:numPr>
                <w:ilvl w:val="1"/>
                <w:numId w:val="36"/>
              </w:numPr>
              <w:pBdr>
                <w:top w:val="nil"/>
                <w:left w:val="nil"/>
                <w:bottom w:val="nil"/>
                <w:right w:val="nil"/>
                <w:between w:val="nil"/>
              </w:pBdr>
              <w:rPr>
                <w:del w:id="212" w:author="Gayathiri Kumar" w:date="2025-10-16T11:03:00Z" w16du:dateUtc="2025-10-16T15:03:00Z"/>
                <w:rFonts w:asciiTheme="minorHAnsi" w:eastAsia="Adobe Clean" w:hAnsiTheme="minorHAnsi" w:cstheme="minorHAnsi"/>
                <w:sz w:val="18"/>
                <w:szCs w:val="18"/>
              </w:rPr>
            </w:pPr>
            <w:del w:id="213" w:author="Gayathiri Kumar" w:date="2025-10-16T11:03:00Z" w16du:dateUtc="2025-10-16T15:03:00Z">
              <w:r w:rsidDel="00F36984">
                <w:rPr>
                  <w:rFonts w:asciiTheme="minorHAnsi" w:eastAsia="Adobe Clean" w:hAnsiTheme="minorHAnsi" w:cstheme="minorHAnsi"/>
                  <w:sz w:val="18"/>
                  <w:szCs w:val="18"/>
                </w:rPr>
                <w:delText>Data preparation</w:delText>
              </w:r>
            </w:del>
          </w:p>
          <w:p w14:paraId="3FE27F4F" w14:textId="308B7D6D" w:rsidR="00940B30" w:rsidDel="00F36984" w:rsidRDefault="00EE3D5B" w:rsidP="00436A66">
            <w:pPr>
              <w:pStyle w:val="ListParagraph"/>
              <w:numPr>
                <w:ilvl w:val="1"/>
                <w:numId w:val="36"/>
              </w:numPr>
              <w:pBdr>
                <w:top w:val="nil"/>
                <w:left w:val="nil"/>
                <w:bottom w:val="nil"/>
                <w:right w:val="nil"/>
                <w:between w:val="nil"/>
              </w:pBdr>
              <w:rPr>
                <w:del w:id="214" w:author="Gayathiri Kumar" w:date="2025-10-16T11:03:00Z" w16du:dateUtc="2025-10-16T15:03:00Z"/>
                <w:rFonts w:asciiTheme="minorHAnsi" w:eastAsia="Adobe Clean" w:hAnsiTheme="minorHAnsi" w:cstheme="minorHAnsi"/>
                <w:sz w:val="18"/>
                <w:szCs w:val="18"/>
              </w:rPr>
            </w:pPr>
            <w:del w:id="215" w:author="Gayathiri Kumar" w:date="2025-10-16T11:03:00Z" w16du:dateUtc="2025-10-16T15:03:00Z">
              <w:r w:rsidDel="00F36984">
                <w:rPr>
                  <w:rFonts w:asciiTheme="minorHAnsi" w:eastAsia="Adobe Clean" w:hAnsiTheme="minorHAnsi" w:cstheme="minorHAnsi"/>
                  <w:sz w:val="18"/>
                  <w:szCs w:val="18"/>
                </w:rPr>
                <w:delText>Quality control testing</w:delText>
              </w:r>
            </w:del>
          </w:p>
          <w:p w14:paraId="436E7245" w14:textId="2C96D0FC" w:rsidR="00EF694D" w:rsidRPr="00436A66" w:rsidDel="00F36984" w:rsidRDefault="00EF694D" w:rsidP="00940B30">
            <w:pPr>
              <w:pStyle w:val="ListParagraph"/>
              <w:numPr>
                <w:ilvl w:val="0"/>
                <w:numId w:val="36"/>
              </w:numPr>
              <w:pBdr>
                <w:top w:val="nil"/>
                <w:left w:val="nil"/>
                <w:bottom w:val="nil"/>
                <w:right w:val="nil"/>
                <w:between w:val="nil"/>
              </w:pBdr>
              <w:ind w:left="164" w:hanging="164"/>
              <w:rPr>
                <w:del w:id="216" w:author="Gayathiri Kumar" w:date="2025-10-16T11:03:00Z" w16du:dateUtc="2025-10-16T15:03:00Z"/>
                <w:rFonts w:asciiTheme="minorHAnsi" w:eastAsia="Adobe Clean" w:hAnsiTheme="minorHAnsi" w:cstheme="minorHAnsi"/>
                <w:sz w:val="18"/>
                <w:szCs w:val="18"/>
              </w:rPr>
            </w:pPr>
            <w:del w:id="217" w:author="Gayathiri Kumar" w:date="2025-10-16T11:03:00Z" w16du:dateUtc="2025-10-16T15:03:00Z">
              <w:r w:rsidDel="00F36984">
                <w:rPr>
                  <w:rFonts w:asciiTheme="minorHAnsi" w:eastAsia="Adobe Clean" w:hAnsiTheme="minorHAnsi" w:cstheme="minorHAnsi"/>
                  <w:sz w:val="18"/>
                  <w:szCs w:val="18"/>
                </w:rPr>
                <w:delText>Change Management</w:delText>
              </w:r>
              <w:r w:rsidR="00973698" w:rsidDel="00F36984">
                <w:rPr>
                  <w:rFonts w:asciiTheme="minorHAnsi" w:eastAsia="Adobe Clean" w:hAnsiTheme="minorHAnsi" w:cstheme="minorHAnsi"/>
                  <w:sz w:val="18"/>
                  <w:szCs w:val="18"/>
                </w:rPr>
                <w:delText xml:space="preserve"> &amp; Enablement</w:delText>
              </w:r>
            </w:del>
          </w:p>
          <w:p w14:paraId="2975B19C" w14:textId="30DC23DF" w:rsidR="007D7835" w:rsidRPr="00DE6E6E" w:rsidDel="00F36984" w:rsidRDefault="007D7835" w:rsidP="00A36CC4">
            <w:pPr>
              <w:pStyle w:val="ListParagraph"/>
              <w:ind w:left="133"/>
              <w:rPr>
                <w:del w:id="218" w:author="Gayathiri Kumar" w:date="2025-10-16T11:03:00Z" w16du:dateUtc="2025-10-16T15:03:00Z"/>
                <w:rFonts w:asciiTheme="minorHAnsi" w:eastAsia="Adobe Clean" w:hAnsiTheme="minorHAnsi" w:cstheme="minorHAnsi"/>
                <w:sz w:val="18"/>
                <w:szCs w:val="18"/>
              </w:rPr>
            </w:pPr>
          </w:p>
        </w:tc>
        <w:tc>
          <w:tcPr>
            <w:tcW w:w="3180" w:type="dxa"/>
            <w:tcBorders>
              <w:top w:val="single" w:sz="8" w:space="0" w:color="auto"/>
              <w:left w:val="single" w:sz="8" w:space="0" w:color="auto"/>
              <w:bottom w:val="single" w:sz="8" w:space="0" w:color="auto"/>
              <w:right w:val="single" w:sz="8" w:space="0" w:color="auto"/>
            </w:tcBorders>
          </w:tcPr>
          <w:p w14:paraId="425E683A" w14:textId="3F57935F" w:rsidR="00626FB9" w:rsidDel="00F36984" w:rsidRDefault="007D7835" w:rsidP="00626FB9">
            <w:pPr>
              <w:pStyle w:val="ListParagraph"/>
              <w:numPr>
                <w:ilvl w:val="0"/>
                <w:numId w:val="36"/>
              </w:numPr>
              <w:ind w:left="133" w:hanging="133"/>
              <w:rPr>
                <w:del w:id="219" w:author="Gayathiri Kumar" w:date="2025-10-16T11:03:00Z" w16du:dateUtc="2025-10-16T15:03:00Z"/>
                <w:rFonts w:asciiTheme="minorHAnsi" w:eastAsia="Adobe Clean" w:hAnsiTheme="minorHAnsi" w:cstheme="minorHAnsi"/>
                <w:sz w:val="18"/>
                <w:szCs w:val="18"/>
              </w:rPr>
            </w:pPr>
            <w:del w:id="220" w:author="Gayathiri Kumar" w:date="2025-10-16T11:03:00Z" w16du:dateUtc="2025-10-16T15:03:00Z">
              <w:r w:rsidDel="00F36984">
                <w:rPr>
                  <w:rFonts w:asciiTheme="minorHAnsi" w:eastAsia="Adobe Clean" w:hAnsiTheme="minorHAnsi" w:cstheme="minorHAnsi"/>
                  <w:sz w:val="18"/>
                  <w:szCs w:val="18"/>
                </w:rPr>
                <w:delText>C</w:delText>
              </w:r>
              <w:r w:rsidRPr="00DE6E6E" w:rsidDel="00F36984">
                <w:rPr>
                  <w:rFonts w:asciiTheme="minorHAnsi" w:eastAsia="Adobe Clean" w:hAnsiTheme="minorHAnsi" w:cstheme="minorHAnsi"/>
                  <w:sz w:val="18"/>
                  <w:szCs w:val="18"/>
                </w:rPr>
                <w:delText>onfiguration complete</w:delText>
              </w:r>
              <w:r w:rsidDel="00F36984">
                <w:rPr>
                  <w:rFonts w:asciiTheme="minorHAnsi" w:eastAsia="Adobe Clean" w:hAnsiTheme="minorHAnsi" w:cstheme="minorHAnsi"/>
                  <w:sz w:val="18"/>
                  <w:szCs w:val="18"/>
                </w:rPr>
                <w:delText xml:space="preserve"> </w:delText>
              </w:r>
              <w:r w:rsidR="003541C7" w:rsidDel="00F36984">
                <w:rPr>
                  <w:rFonts w:asciiTheme="minorHAnsi" w:eastAsia="Adobe Clean" w:hAnsiTheme="minorHAnsi" w:cstheme="minorHAnsi"/>
                  <w:sz w:val="18"/>
                  <w:szCs w:val="18"/>
                </w:rPr>
                <w:delText xml:space="preserve">and solution readiness </w:delText>
              </w:r>
              <w:r w:rsidDel="00F36984">
                <w:rPr>
                  <w:rFonts w:asciiTheme="minorHAnsi" w:eastAsia="Adobe Clean" w:hAnsiTheme="minorHAnsi" w:cstheme="minorHAnsi"/>
                  <w:sz w:val="18"/>
                  <w:szCs w:val="18"/>
                </w:rPr>
                <w:delText>in non-production environment.</w:delText>
              </w:r>
            </w:del>
          </w:p>
          <w:p w14:paraId="5628D336" w14:textId="31F69108" w:rsidR="007D7835" w:rsidRPr="00AD03A1" w:rsidDel="00F36984" w:rsidRDefault="00626FB9" w:rsidP="007D7835">
            <w:pPr>
              <w:pStyle w:val="ListParagraph"/>
              <w:numPr>
                <w:ilvl w:val="0"/>
                <w:numId w:val="36"/>
              </w:numPr>
              <w:ind w:left="133" w:hanging="133"/>
              <w:rPr>
                <w:del w:id="221" w:author="Gayathiri Kumar" w:date="2025-10-16T11:03:00Z" w16du:dateUtc="2025-10-16T15:03:00Z"/>
                <w:rFonts w:asciiTheme="minorHAnsi" w:eastAsia="Adobe Clean" w:hAnsiTheme="minorHAnsi" w:cstheme="minorHAnsi"/>
                <w:sz w:val="18"/>
                <w:szCs w:val="18"/>
              </w:rPr>
            </w:pPr>
            <w:del w:id="222" w:author="Gayathiri Kumar" w:date="2025-10-16T11:03:00Z" w16du:dateUtc="2025-10-16T15:03:00Z">
              <w:r w:rsidDel="00F36984">
                <w:rPr>
                  <w:rFonts w:asciiTheme="minorHAnsi" w:eastAsia="Adobe Clean" w:hAnsiTheme="minorHAnsi" w:cstheme="minorHAnsi"/>
                  <w:sz w:val="18"/>
                  <w:szCs w:val="18"/>
                </w:rPr>
                <w:delText xml:space="preserve">Change Management </w:delText>
              </w:r>
              <w:r w:rsidR="00973698" w:rsidDel="00F36984">
                <w:rPr>
                  <w:rFonts w:asciiTheme="minorHAnsi" w:eastAsia="Adobe Clean" w:hAnsiTheme="minorHAnsi" w:cstheme="minorHAnsi"/>
                  <w:sz w:val="18"/>
                  <w:szCs w:val="18"/>
                </w:rPr>
                <w:delText xml:space="preserve">&amp; Enablement </w:delText>
              </w:r>
              <w:r w:rsidDel="00F36984">
                <w:rPr>
                  <w:rFonts w:asciiTheme="minorHAnsi" w:eastAsia="Adobe Clean" w:hAnsiTheme="minorHAnsi" w:cstheme="minorHAnsi"/>
                  <w:sz w:val="18"/>
                  <w:szCs w:val="18"/>
                </w:rPr>
                <w:delText>plan</w:delText>
              </w:r>
            </w:del>
          </w:p>
        </w:tc>
        <w:tc>
          <w:tcPr>
            <w:tcW w:w="3180" w:type="dxa"/>
            <w:tcBorders>
              <w:top w:val="single" w:sz="8" w:space="0" w:color="auto"/>
              <w:left w:val="single" w:sz="8" w:space="0" w:color="auto"/>
              <w:bottom w:val="single" w:sz="8" w:space="0" w:color="auto"/>
              <w:right w:val="single" w:sz="8" w:space="0" w:color="auto"/>
            </w:tcBorders>
          </w:tcPr>
          <w:p w14:paraId="773BA770" w14:textId="1A418EEB" w:rsidR="007D7835" w:rsidRPr="00D06030" w:rsidDel="00F36984" w:rsidRDefault="007D7835" w:rsidP="007D7835">
            <w:pPr>
              <w:pStyle w:val="ListParagraph"/>
              <w:numPr>
                <w:ilvl w:val="0"/>
                <w:numId w:val="36"/>
              </w:numPr>
              <w:ind w:left="133" w:hanging="133"/>
              <w:rPr>
                <w:del w:id="223" w:author="Gayathiri Kumar" w:date="2025-10-16T11:03:00Z" w16du:dateUtc="2025-10-16T15:03:00Z"/>
                <w:rFonts w:asciiTheme="minorHAnsi" w:eastAsia="Adobe Clean" w:hAnsiTheme="minorHAnsi" w:cstheme="minorHAnsi"/>
                <w:sz w:val="18"/>
                <w:szCs w:val="18"/>
              </w:rPr>
            </w:pPr>
            <w:del w:id="224" w:author="Gayathiri Kumar" w:date="2025-10-16T11:03:00Z" w16du:dateUtc="2025-10-16T15:03:00Z">
              <w:r w:rsidRPr="0040069C" w:rsidDel="00F36984">
                <w:rPr>
                  <w:color w:val="000000"/>
                  <w:sz w:val="18"/>
                  <w:szCs w:val="18"/>
                </w:rPr>
                <w:delText xml:space="preserve">Customer participation with all required stakeholders </w:delText>
              </w:r>
              <w:r w:rsidR="00B72376" w:rsidDel="00F36984">
                <w:rPr>
                  <w:color w:val="000000"/>
                  <w:sz w:val="18"/>
                  <w:szCs w:val="18"/>
                </w:rPr>
                <w:delText>for depend</w:delText>
              </w:r>
              <w:r w:rsidR="00EC6D63" w:rsidDel="00F36984">
                <w:rPr>
                  <w:color w:val="000000"/>
                  <w:sz w:val="18"/>
                  <w:szCs w:val="18"/>
                </w:rPr>
                <w:delText>e</w:delText>
              </w:r>
              <w:r w:rsidR="00B72376" w:rsidDel="00F36984">
                <w:rPr>
                  <w:color w:val="000000"/>
                  <w:sz w:val="18"/>
                  <w:szCs w:val="18"/>
                </w:rPr>
                <w:delText>nt work</w:delText>
              </w:r>
              <w:r w:rsidR="00EC6D63" w:rsidDel="00F36984">
                <w:rPr>
                  <w:color w:val="000000"/>
                  <w:sz w:val="18"/>
                  <w:szCs w:val="18"/>
                </w:rPr>
                <w:delText>streams</w:delText>
              </w:r>
            </w:del>
          </w:p>
          <w:p w14:paraId="227B5C06" w14:textId="7E8C1E37" w:rsidR="007D7835" w:rsidRPr="000E21E2" w:rsidDel="00F36984" w:rsidRDefault="00B06185" w:rsidP="007D7835">
            <w:pPr>
              <w:pStyle w:val="ListParagraph"/>
              <w:numPr>
                <w:ilvl w:val="0"/>
                <w:numId w:val="36"/>
              </w:numPr>
              <w:ind w:left="133" w:hanging="133"/>
              <w:rPr>
                <w:del w:id="225" w:author="Gayathiri Kumar" w:date="2025-10-16T11:03:00Z" w16du:dateUtc="2025-10-16T15:03:00Z"/>
                <w:rFonts w:asciiTheme="minorHAnsi" w:eastAsia="Adobe Clean" w:hAnsiTheme="minorHAnsi" w:cstheme="minorHAnsi"/>
                <w:sz w:val="18"/>
                <w:szCs w:val="18"/>
              </w:rPr>
            </w:pPr>
            <w:del w:id="226" w:author="Gayathiri Kumar" w:date="2025-10-16T11:03:00Z" w16du:dateUtc="2025-10-16T15:03:00Z">
              <w:r w:rsidDel="00F36984">
                <w:rPr>
                  <w:color w:val="000000"/>
                  <w:sz w:val="18"/>
                  <w:szCs w:val="18"/>
                </w:rPr>
                <w:delText>Provide timely inputs and feedback for solution development</w:delText>
              </w:r>
              <w:r w:rsidR="00DD3812" w:rsidDel="00F36984">
                <w:rPr>
                  <w:color w:val="000000"/>
                  <w:sz w:val="18"/>
                  <w:szCs w:val="18"/>
                </w:rPr>
                <w:delText xml:space="preserve"> and change management</w:delText>
              </w:r>
            </w:del>
          </w:p>
        </w:tc>
      </w:tr>
      <w:tr w:rsidR="007D7835" w:rsidRPr="00C60419" w:rsidDel="00F36984" w14:paraId="6E80EB16" w14:textId="60474495" w:rsidTr="00A36CC4">
        <w:trPr>
          <w:jc w:val="center"/>
          <w:del w:id="227" w:author="Gayathiri Kumar" w:date="2025-10-16T11:03:00Z" w16du:dateUtc="2025-10-16T15:03:00Z"/>
        </w:trPr>
        <w:tc>
          <w:tcPr>
            <w:tcW w:w="10980" w:type="dxa"/>
            <w:gridSpan w:val="4"/>
            <w:tcBorders>
              <w:top w:val="single" w:sz="8" w:space="0" w:color="auto"/>
              <w:left w:val="single" w:sz="8" w:space="0" w:color="auto"/>
              <w:bottom w:val="single" w:sz="8" w:space="0" w:color="auto"/>
              <w:right w:val="single" w:sz="8" w:space="0" w:color="auto"/>
            </w:tcBorders>
            <w:shd w:val="clear" w:color="auto" w:fill="000000" w:themeFill="text1"/>
          </w:tcPr>
          <w:p w14:paraId="3DA7EECC" w14:textId="68820D5B" w:rsidR="007D7835" w:rsidRPr="00C60419" w:rsidDel="00F36984" w:rsidRDefault="007D7835" w:rsidP="00A36CC4">
            <w:pPr>
              <w:ind w:left="191" w:hanging="191"/>
              <w:contextualSpacing/>
              <w:rPr>
                <w:del w:id="228" w:author="Gayathiri Kumar" w:date="2025-10-16T11:03:00Z" w16du:dateUtc="2025-10-16T15:03:00Z"/>
                <w:rFonts w:asciiTheme="minorHAnsi" w:eastAsia="Adobe Clean" w:hAnsiTheme="minorHAnsi" w:cstheme="minorHAnsi"/>
                <w:b/>
                <w:bCs/>
                <w:color w:val="FFFFFF" w:themeColor="background1"/>
                <w:szCs w:val="20"/>
              </w:rPr>
            </w:pPr>
            <w:del w:id="229" w:author="Gayathiri Kumar" w:date="2025-10-16T11:03:00Z" w16du:dateUtc="2025-10-16T15:03:00Z">
              <w:r w:rsidRPr="00C60419" w:rsidDel="00F36984">
                <w:rPr>
                  <w:rFonts w:asciiTheme="minorHAnsi" w:eastAsia="Adobe Clean" w:hAnsiTheme="minorHAnsi" w:cstheme="minorHAnsi"/>
                  <w:b/>
                  <w:bCs/>
                  <w:color w:val="FFFFFF" w:themeColor="background1"/>
                  <w:szCs w:val="20"/>
                </w:rPr>
                <w:delText>DEPLOY</w:delText>
              </w:r>
            </w:del>
          </w:p>
        </w:tc>
      </w:tr>
      <w:tr w:rsidR="007D7835" w:rsidRPr="00C60419" w:rsidDel="00F36984" w14:paraId="427E6995" w14:textId="1C2EE0D8" w:rsidTr="00367F47">
        <w:trPr>
          <w:trHeight w:val="1402"/>
          <w:jc w:val="center"/>
          <w:del w:id="230" w:author="Gayathiri Kumar" w:date="2025-10-16T11:03:00Z" w16du:dateUtc="2025-10-16T15:03:00Z"/>
        </w:trPr>
        <w:tc>
          <w:tcPr>
            <w:tcW w:w="1700" w:type="dxa"/>
            <w:tcBorders>
              <w:top w:val="single" w:sz="8" w:space="0" w:color="auto"/>
              <w:left w:val="single" w:sz="8" w:space="0" w:color="auto"/>
              <w:bottom w:val="single" w:sz="8" w:space="0" w:color="auto"/>
              <w:right w:val="single" w:sz="8" w:space="0" w:color="auto"/>
            </w:tcBorders>
          </w:tcPr>
          <w:p w14:paraId="62C7A92B" w14:textId="14AC60D6" w:rsidR="007D7835" w:rsidRPr="00DE6E6E" w:rsidDel="00F36984" w:rsidRDefault="00D8633F" w:rsidP="00A36CC4">
            <w:pPr>
              <w:contextualSpacing/>
              <w:rPr>
                <w:del w:id="231" w:author="Gayathiri Kumar" w:date="2025-10-16T11:03:00Z" w16du:dateUtc="2025-10-16T15:03:00Z"/>
                <w:rFonts w:asciiTheme="minorHAnsi" w:hAnsiTheme="minorHAnsi" w:cstheme="minorHAnsi"/>
                <w:sz w:val="18"/>
                <w:szCs w:val="18"/>
              </w:rPr>
            </w:pPr>
            <w:del w:id="232" w:author="Gayathiri Kumar" w:date="2025-10-16T11:03:00Z" w16du:dateUtc="2025-10-16T15:03:00Z">
              <w:r w:rsidDel="00F36984">
                <w:rPr>
                  <w:rFonts w:asciiTheme="minorHAnsi" w:eastAsia="Adobe Clean" w:hAnsiTheme="minorHAnsi" w:cstheme="minorHAnsi"/>
                  <w:sz w:val="18"/>
                  <w:szCs w:val="18"/>
                </w:rPr>
                <w:delText xml:space="preserve">Testing, </w:delText>
              </w:r>
              <w:r w:rsidR="007D7835" w:rsidRPr="00DE6E6E" w:rsidDel="00F36984">
                <w:rPr>
                  <w:rFonts w:asciiTheme="minorHAnsi" w:eastAsia="Adobe Clean" w:hAnsiTheme="minorHAnsi" w:cstheme="minorHAnsi"/>
                  <w:sz w:val="18"/>
                  <w:szCs w:val="18"/>
                </w:rPr>
                <w:delText xml:space="preserve">Launch &amp; Communication </w:delText>
              </w:r>
            </w:del>
          </w:p>
        </w:tc>
        <w:tc>
          <w:tcPr>
            <w:tcW w:w="2920" w:type="dxa"/>
            <w:tcBorders>
              <w:top w:val="single" w:sz="8" w:space="0" w:color="auto"/>
              <w:left w:val="single" w:sz="8" w:space="0" w:color="auto"/>
              <w:bottom w:val="single" w:sz="8" w:space="0" w:color="auto"/>
              <w:right w:val="single" w:sz="8" w:space="0" w:color="auto"/>
            </w:tcBorders>
          </w:tcPr>
          <w:p w14:paraId="667260FF" w14:textId="72F349FA" w:rsidR="00B35566" w:rsidDel="00F36984" w:rsidRDefault="00B35566" w:rsidP="007D7835">
            <w:pPr>
              <w:pStyle w:val="ListParagraph"/>
              <w:numPr>
                <w:ilvl w:val="0"/>
                <w:numId w:val="36"/>
              </w:numPr>
              <w:ind w:left="133" w:hanging="133"/>
              <w:rPr>
                <w:del w:id="233" w:author="Gayathiri Kumar" w:date="2025-10-16T11:03:00Z" w16du:dateUtc="2025-10-16T15:03:00Z"/>
                <w:rFonts w:asciiTheme="minorHAnsi" w:hAnsiTheme="minorHAnsi" w:cstheme="minorHAnsi"/>
                <w:sz w:val="18"/>
                <w:szCs w:val="18"/>
              </w:rPr>
            </w:pPr>
            <w:del w:id="234" w:author="Gayathiri Kumar" w:date="2025-10-16T11:03:00Z" w16du:dateUtc="2025-10-16T15:03:00Z">
              <w:r w:rsidDel="00F36984">
                <w:rPr>
                  <w:rFonts w:asciiTheme="minorHAnsi" w:hAnsiTheme="minorHAnsi" w:cstheme="minorHAnsi"/>
                  <w:sz w:val="18"/>
                  <w:szCs w:val="18"/>
                </w:rPr>
                <w:delText xml:space="preserve">Conduct </w:delText>
              </w:r>
              <w:r w:rsidR="004260D9" w:rsidDel="00F36984">
                <w:rPr>
                  <w:rFonts w:asciiTheme="minorHAnsi" w:hAnsiTheme="minorHAnsi" w:cstheme="minorHAnsi"/>
                  <w:sz w:val="18"/>
                  <w:szCs w:val="18"/>
                </w:rPr>
                <w:delText>Go Live Readiness activities</w:delText>
              </w:r>
            </w:del>
          </w:p>
          <w:p w14:paraId="3FE6ACF0" w14:textId="4E63AA72" w:rsidR="00B35566" w:rsidRPr="00436A66" w:rsidDel="00F36984" w:rsidRDefault="00B35566" w:rsidP="007D7835">
            <w:pPr>
              <w:pStyle w:val="ListParagraph"/>
              <w:numPr>
                <w:ilvl w:val="0"/>
                <w:numId w:val="36"/>
              </w:numPr>
              <w:ind w:left="133" w:hanging="133"/>
              <w:rPr>
                <w:del w:id="235" w:author="Gayathiri Kumar" w:date="2025-10-16T11:03:00Z" w16du:dateUtc="2025-10-16T15:03:00Z"/>
                <w:rFonts w:asciiTheme="minorHAnsi" w:hAnsiTheme="minorHAnsi" w:cstheme="minorHAnsi"/>
                <w:sz w:val="18"/>
                <w:szCs w:val="18"/>
              </w:rPr>
            </w:pPr>
            <w:del w:id="236" w:author="Gayathiri Kumar" w:date="2025-10-16T11:03:00Z" w16du:dateUtc="2025-10-16T15:03:00Z">
              <w:r w:rsidDel="00F36984">
                <w:rPr>
                  <w:rFonts w:asciiTheme="minorHAnsi" w:hAnsiTheme="minorHAnsi" w:cstheme="minorHAnsi"/>
                  <w:sz w:val="18"/>
                  <w:szCs w:val="18"/>
                </w:rPr>
                <w:delText>Conduct User Acceptance Testing (UAT)</w:delText>
              </w:r>
            </w:del>
          </w:p>
          <w:p w14:paraId="60DEB615" w14:textId="758E1452" w:rsidR="007D7835" w:rsidRPr="003C5F05" w:rsidDel="00F36984" w:rsidRDefault="006C7455" w:rsidP="007D7835">
            <w:pPr>
              <w:pStyle w:val="ListParagraph"/>
              <w:numPr>
                <w:ilvl w:val="0"/>
                <w:numId w:val="36"/>
              </w:numPr>
              <w:ind w:left="133" w:hanging="133"/>
              <w:rPr>
                <w:del w:id="237" w:author="Gayathiri Kumar" w:date="2025-10-16T11:03:00Z" w16du:dateUtc="2025-10-16T15:03:00Z"/>
                <w:rFonts w:asciiTheme="minorHAnsi" w:hAnsiTheme="minorHAnsi" w:cstheme="minorHAnsi"/>
                <w:sz w:val="18"/>
                <w:szCs w:val="18"/>
              </w:rPr>
            </w:pPr>
            <w:del w:id="238" w:author="Gayathiri Kumar" w:date="2025-10-16T11:03:00Z" w16du:dateUtc="2025-10-16T15:03:00Z">
              <w:r w:rsidDel="00F36984">
                <w:rPr>
                  <w:color w:val="000000"/>
                  <w:sz w:val="18"/>
                  <w:szCs w:val="18"/>
                </w:rPr>
                <w:delText xml:space="preserve">Launch </w:delText>
              </w:r>
              <w:r w:rsidR="00927803" w:rsidDel="00F36984">
                <w:rPr>
                  <w:color w:val="000000"/>
                  <w:sz w:val="18"/>
                  <w:szCs w:val="18"/>
                </w:rPr>
                <w:delText xml:space="preserve">approved </w:delText>
              </w:r>
              <w:r w:rsidDel="00F36984">
                <w:rPr>
                  <w:color w:val="000000"/>
                  <w:sz w:val="18"/>
                  <w:szCs w:val="18"/>
                </w:rPr>
                <w:delText xml:space="preserve">solution in </w:delText>
              </w:r>
              <w:r w:rsidR="007D7835" w:rsidDel="00F36984">
                <w:rPr>
                  <w:color w:val="000000"/>
                  <w:sz w:val="18"/>
                  <w:szCs w:val="18"/>
                </w:rPr>
                <w:delText>production environment</w:delText>
              </w:r>
            </w:del>
          </w:p>
        </w:tc>
        <w:tc>
          <w:tcPr>
            <w:tcW w:w="3180" w:type="dxa"/>
            <w:tcBorders>
              <w:top w:val="single" w:sz="8" w:space="0" w:color="auto"/>
              <w:left w:val="single" w:sz="8" w:space="0" w:color="auto"/>
              <w:bottom w:val="single" w:sz="8" w:space="0" w:color="auto"/>
              <w:right w:val="single" w:sz="8" w:space="0" w:color="auto"/>
            </w:tcBorders>
          </w:tcPr>
          <w:p w14:paraId="68C245DF" w14:textId="549A3FE0" w:rsidR="007D7835" w:rsidDel="00F36984" w:rsidRDefault="007D7835" w:rsidP="007D7835">
            <w:pPr>
              <w:pStyle w:val="ListParagraph"/>
              <w:numPr>
                <w:ilvl w:val="0"/>
                <w:numId w:val="36"/>
              </w:numPr>
              <w:ind w:left="133" w:hanging="133"/>
              <w:rPr>
                <w:del w:id="239" w:author="Gayathiri Kumar" w:date="2025-10-16T11:03:00Z" w16du:dateUtc="2025-10-16T15:03:00Z"/>
                <w:rFonts w:asciiTheme="minorHAnsi" w:hAnsiTheme="minorHAnsi" w:cstheme="minorHAnsi"/>
                <w:sz w:val="18"/>
                <w:szCs w:val="18"/>
              </w:rPr>
            </w:pPr>
            <w:del w:id="240" w:author="Gayathiri Kumar" w:date="2025-10-16T11:03:00Z" w16du:dateUtc="2025-10-16T15:03:00Z">
              <w:r w:rsidDel="00F36984">
                <w:rPr>
                  <w:rFonts w:asciiTheme="minorHAnsi" w:hAnsiTheme="minorHAnsi" w:cstheme="minorHAnsi"/>
                  <w:sz w:val="18"/>
                  <w:szCs w:val="18"/>
                </w:rPr>
                <w:delText xml:space="preserve">Go </w:delText>
              </w:r>
              <w:r w:rsidR="004260D9" w:rsidDel="00F36984">
                <w:rPr>
                  <w:rFonts w:asciiTheme="minorHAnsi" w:hAnsiTheme="minorHAnsi" w:cstheme="minorHAnsi"/>
                  <w:sz w:val="18"/>
                  <w:szCs w:val="18"/>
                </w:rPr>
                <w:delText>L</w:delText>
              </w:r>
              <w:r w:rsidDel="00F36984">
                <w:rPr>
                  <w:rFonts w:asciiTheme="minorHAnsi" w:hAnsiTheme="minorHAnsi" w:cstheme="minorHAnsi"/>
                  <w:sz w:val="18"/>
                  <w:szCs w:val="18"/>
                </w:rPr>
                <w:delText>ive readiness plan</w:delText>
              </w:r>
            </w:del>
          </w:p>
          <w:p w14:paraId="28D9A204" w14:textId="2E2D3D3F" w:rsidR="00927803" w:rsidDel="00F36984" w:rsidRDefault="004C0695" w:rsidP="007D7835">
            <w:pPr>
              <w:pStyle w:val="ListParagraph"/>
              <w:numPr>
                <w:ilvl w:val="0"/>
                <w:numId w:val="36"/>
              </w:numPr>
              <w:ind w:left="133" w:hanging="133"/>
              <w:rPr>
                <w:del w:id="241" w:author="Gayathiri Kumar" w:date="2025-10-16T11:03:00Z" w16du:dateUtc="2025-10-16T15:03:00Z"/>
                <w:rFonts w:asciiTheme="minorHAnsi" w:hAnsiTheme="minorHAnsi" w:cstheme="minorHAnsi"/>
                <w:sz w:val="18"/>
                <w:szCs w:val="18"/>
              </w:rPr>
            </w:pPr>
            <w:del w:id="242" w:author="Gayathiri Kumar" w:date="2025-10-16T11:03:00Z" w16du:dateUtc="2025-10-16T15:03:00Z">
              <w:r w:rsidDel="00F36984">
                <w:rPr>
                  <w:rFonts w:asciiTheme="minorHAnsi" w:hAnsiTheme="minorHAnsi" w:cstheme="minorHAnsi"/>
                  <w:sz w:val="18"/>
                  <w:szCs w:val="18"/>
                </w:rPr>
                <w:delText>UAT approval</w:delText>
              </w:r>
            </w:del>
          </w:p>
          <w:p w14:paraId="1FD58F6E" w14:textId="6BD417DA" w:rsidR="004C0695" w:rsidDel="00F36984" w:rsidRDefault="004C0695" w:rsidP="007D7835">
            <w:pPr>
              <w:pStyle w:val="ListParagraph"/>
              <w:numPr>
                <w:ilvl w:val="0"/>
                <w:numId w:val="36"/>
              </w:numPr>
              <w:ind w:left="133" w:hanging="133"/>
              <w:rPr>
                <w:del w:id="243" w:author="Gayathiri Kumar" w:date="2025-10-16T11:03:00Z" w16du:dateUtc="2025-10-16T15:03:00Z"/>
                <w:rFonts w:asciiTheme="minorHAnsi" w:hAnsiTheme="minorHAnsi" w:cstheme="minorHAnsi"/>
                <w:sz w:val="18"/>
                <w:szCs w:val="18"/>
              </w:rPr>
            </w:pPr>
            <w:del w:id="244" w:author="Gayathiri Kumar" w:date="2025-10-16T11:03:00Z" w16du:dateUtc="2025-10-16T15:03:00Z">
              <w:r w:rsidDel="00F36984">
                <w:rPr>
                  <w:rFonts w:asciiTheme="minorHAnsi" w:hAnsiTheme="minorHAnsi" w:cstheme="minorHAnsi"/>
                  <w:sz w:val="18"/>
                  <w:szCs w:val="18"/>
                </w:rPr>
                <w:delText>Solution Launch</w:delText>
              </w:r>
            </w:del>
          </w:p>
          <w:p w14:paraId="1781798F" w14:textId="27AABED8" w:rsidR="007D7835" w:rsidRPr="00DE6E6E" w:rsidDel="00F36984" w:rsidRDefault="004C0695" w:rsidP="007D7835">
            <w:pPr>
              <w:pStyle w:val="ListParagraph"/>
              <w:numPr>
                <w:ilvl w:val="0"/>
                <w:numId w:val="36"/>
              </w:numPr>
              <w:ind w:left="133" w:hanging="133"/>
              <w:rPr>
                <w:del w:id="245" w:author="Gayathiri Kumar" w:date="2025-10-16T11:03:00Z" w16du:dateUtc="2025-10-16T15:03:00Z"/>
                <w:rFonts w:asciiTheme="minorHAnsi" w:hAnsiTheme="minorHAnsi" w:cstheme="minorHAnsi"/>
                <w:sz w:val="18"/>
                <w:szCs w:val="18"/>
              </w:rPr>
            </w:pPr>
            <w:del w:id="246" w:author="Gayathiri Kumar" w:date="2025-10-16T11:03:00Z" w16du:dateUtc="2025-10-16T15:03:00Z">
              <w:r w:rsidDel="00F36984">
                <w:rPr>
                  <w:rFonts w:asciiTheme="minorHAnsi" w:hAnsiTheme="minorHAnsi" w:cstheme="minorHAnsi"/>
                  <w:sz w:val="18"/>
                  <w:szCs w:val="18"/>
                </w:rPr>
                <w:delText>Solution Runbook</w:delText>
              </w:r>
            </w:del>
          </w:p>
        </w:tc>
        <w:tc>
          <w:tcPr>
            <w:tcW w:w="3180" w:type="dxa"/>
            <w:tcBorders>
              <w:top w:val="single" w:sz="8" w:space="0" w:color="auto"/>
              <w:left w:val="single" w:sz="8" w:space="0" w:color="auto"/>
              <w:bottom w:val="single" w:sz="8" w:space="0" w:color="auto"/>
              <w:right w:val="single" w:sz="8" w:space="0" w:color="auto"/>
            </w:tcBorders>
          </w:tcPr>
          <w:p w14:paraId="5EDB2BAD" w14:textId="2920B5E0" w:rsidR="003541C7" w:rsidRPr="00A41FC9" w:rsidDel="00F36984" w:rsidRDefault="00CF35B2" w:rsidP="003541C7">
            <w:pPr>
              <w:pStyle w:val="ListParagraph"/>
              <w:numPr>
                <w:ilvl w:val="0"/>
                <w:numId w:val="36"/>
              </w:numPr>
              <w:ind w:left="133" w:hanging="133"/>
              <w:rPr>
                <w:del w:id="247" w:author="Gayathiri Kumar" w:date="2025-10-16T11:03:00Z" w16du:dateUtc="2025-10-16T15:03:00Z"/>
                <w:rFonts w:asciiTheme="minorHAnsi" w:eastAsia="Adobe Clean" w:hAnsiTheme="minorHAnsi" w:cstheme="minorHAnsi"/>
                <w:sz w:val="18"/>
                <w:szCs w:val="18"/>
              </w:rPr>
            </w:pPr>
            <w:del w:id="248" w:author="Gayathiri Kumar" w:date="2025-10-16T11:03:00Z" w16du:dateUtc="2025-10-16T15:03:00Z">
              <w:r w:rsidDel="00F36984">
                <w:rPr>
                  <w:color w:val="000000"/>
                  <w:sz w:val="18"/>
                  <w:szCs w:val="18"/>
                </w:rPr>
                <w:delText xml:space="preserve">Conduct </w:delText>
              </w:r>
              <w:r w:rsidR="003541C7" w:rsidDel="00F36984">
                <w:rPr>
                  <w:color w:val="000000"/>
                  <w:sz w:val="18"/>
                  <w:szCs w:val="18"/>
                </w:rPr>
                <w:delText>UAT with feedback, in non-production environment</w:delText>
              </w:r>
            </w:del>
          </w:p>
          <w:p w14:paraId="75626A77" w14:textId="572C2DCB" w:rsidR="007D7835" w:rsidDel="00F36984" w:rsidRDefault="00DD3812" w:rsidP="007D7835">
            <w:pPr>
              <w:pStyle w:val="ListParagraph"/>
              <w:numPr>
                <w:ilvl w:val="0"/>
                <w:numId w:val="36"/>
              </w:numPr>
              <w:ind w:left="133" w:hanging="133"/>
              <w:rPr>
                <w:del w:id="249" w:author="Gayathiri Kumar" w:date="2025-10-16T11:03:00Z" w16du:dateUtc="2025-10-16T15:03:00Z"/>
                <w:rFonts w:asciiTheme="minorHAnsi" w:eastAsia="Adobe Clean" w:hAnsiTheme="minorHAnsi" w:cstheme="minorHAnsi"/>
                <w:sz w:val="18"/>
                <w:szCs w:val="18"/>
              </w:rPr>
            </w:pPr>
            <w:del w:id="250" w:author="Gayathiri Kumar" w:date="2025-10-16T11:03:00Z" w16du:dateUtc="2025-10-16T15:03:00Z">
              <w:r w:rsidDel="00F36984">
                <w:rPr>
                  <w:rFonts w:asciiTheme="minorHAnsi" w:eastAsia="Adobe Clean" w:hAnsiTheme="minorHAnsi" w:cstheme="minorHAnsi"/>
                  <w:sz w:val="18"/>
                  <w:szCs w:val="18"/>
                </w:rPr>
                <w:delText>Launch approved solution in production environment</w:delText>
              </w:r>
            </w:del>
          </w:p>
          <w:p w14:paraId="5A351BF5" w14:textId="6B40489F" w:rsidR="007D7835" w:rsidRPr="000E21E2" w:rsidDel="00F36984" w:rsidRDefault="00DD3812" w:rsidP="007D7835">
            <w:pPr>
              <w:pStyle w:val="ListParagraph"/>
              <w:numPr>
                <w:ilvl w:val="0"/>
                <w:numId w:val="36"/>
              </w:numPr>
              <w:ind w:left="133" w:hanging="133"/>
              <w:rPr>
                <w:del w:id="251" w:author="Gayathiri Kumar" w:date="2025-10-16T11:03:00Z" w16du:dateUtc="2025-10-16T15:03:00Z"/>
                <w:rFonts w:asciiTheme="minorHAnsi" w:eastAsia="Adobe Clean" w:hAnsiTheme="minorHAnsi" w:cstheme="minorHAnsi"/>
                <w:sz w:val="18"/>
                <w:szCs w:val="18"/>
              </w:rPr>
            </w:pPr>
            <w:del w:id="252" w:author="Gayathiri Kumar" w:date="2025-10-16T11:03:00Z" w16du:dateUtc="2025-10-16T15:03:00Z">
              <w:r w:rsidDel="00F36984">
                <w:rPr>
                  <w:rFonts w:asciiTheme="minorHAnsi" w:eastAsia="Adobe Clean" w:hAnsiTheme="minorHAnsi" w:cstheme="minorHAnsi"/>
                  <w:sz w:val="18"/>
                  <w:szCs w:val="18"/>
                </w:rPr>
                <w:delText xml:space="preserve">Conduct change management </w:delText>
              </w:r>
              <w:r w:rsidR="00973698" w:rsidDel="00F36984">
                <w:rPr>
                  <w:rFonts w:asciiTheme="minorHAnsi" w:eastAsia="Adobe Clean" w:hAnsiTheme="minorHAnsi" w:cstheme="minorHAnsi"/>
                  <w:sz w:val="18"/>
                  <w:szCs w:val="18"/>
                </w:rPr>
                <w:delText xml:space="preserve">&amp; enablement </w:delText>
              </w:r>
              <w:r w:rsidDel="00F36984">
                <w:rPr>
                  <w:rFonts w:asciiTheme="minorHAnsi" w:eastAsia="Adobe Clean" w:hAnsiTheme="minorHAnsi" w:cstheme="minorHAnsi"/>
                  <w:sz w:val="18"/>
                  <w:szCs w:val="18"/>
                </w:rPr>
                <w:delText>activities</w:delText>
              </w:r>
            </w:del>
          </w:p>
        </w:tc>
      </w:tr>
      <w:tr w:rsidR="007D7835" w:rsidRPr="00C60419" w:rsidDel="00F36984" w14:paraId="11BA0B42" w14:textId="1CE31FEB" w:rsidTr="00A36CC4">
        <w:trPr>
          <w:trHeight w:val="295"/>
          <w:jc w:val="center"/>
          <w:del w:id="253" w:author="Gayathiri Kumar" w:date="2025-10-16T11:03:00Z" w16du:dateUtc="2025-10-16T15:03:00Z"/>
        </w:trPr>
        <w:tc>
          <w:tcPr>
            <w:tcW w:w="10980" w:type="dxa"/>
            <w:gridSpan w:val="4"/>
            <w:tcBorders>
              <w:top w:val="single" w:sz="8" w:space="0" w:color="auto"/>
              <w:left w:val="single" w:sz="8" w:space="0" w:color="auto"/>
              <w:bottom w:val="single" w:sz="8" w:space="0" w:color="auto"/>
              <w:right w:val="single" w:sz="8" w:space="0" w:color="auto"/>
            </w:tcBorders>
            <w:shd w:val="clear" w:color="auto" w:fill="000000" w:themeFill="text1"/>
          </w:tcPr>
          <w:p w14:paraId="06A56255" w14:textId="0777E043" w:rsidR="007D7835" w:rsidRPr="00C60419" w:rsidDel="00F36984" w:rsidRDefault="007D7835" w:rsidP="00A36CC4">
            <w:pPr>
              <w:contextualSpacing/>
              <w:textAlignment w:val="baseline"/>
              <w:rPr>
                <w:del w:id="254" w:author="Gayathiri Kumar" w:date="2025-10-16T11:03:00Z" w16du:dateUtc="2025-10-16T15:03:00Z"/>
                <w:rFonts w:asciiTheme="minorHAnsi" w:hAnsiTheme="minorHAnsi" w:cstheme="minorHAnsi"/>
                <w:color w:val="44546A" w:themeColor="text2"/>
                <w:sz w:val="18"/>
                <w:szCs w:val="18"/>
                <w:highlight w:val="yellow"/>
              </w:rPr>
            </w:pPr>
            <w:del w:id="255" w:author="Gayathiri Kumar" w:date="2025-10-16T11:03:00Z" w16du:dateUtc="2025-10-16T15:03:00Z">
              <w:r w:rsidDel="00F36984">
                <w:rPr>
                  <w:rFonts w:asciiTheme="minorHAnsi" w:eastAsia="Adobe Clean" w:hAnsiTheme="minorHAnsi" w:cstheme="minorHAnsi"/>
                  <w:b/>
                  <w:bCs/>
                  <w:color w:val="FFFFFF" w:themeColor="background1"/>
                  <w:szCs w:val="20"/>
                </w:rPr>
                <w:delText>SCALE</w:delText>
              </w:r>
            </w:del>
          </w:p>
        </w:tc>
      </w:tr>
      <w:tr w:rsidR="007D7835" w:rsidRPr="00C60419" w:rsidDel="00F36984" w14:paraId="70001ADD" w14:textId="718FE82E" w:rsidTr="00367F47">
        <w:trPr>
          <w:trHeight w:val="646"/>
          <w:jc w:val="center"/>
          <w:del w:id="256" w:author="Gayathiri Kumar" w:date="2025-10-16T11:03:00Z" w16du:dateUtc="2025-10-16T15:03:00Z"/>
        </w:trPr>
        <w:tc>
          <w:tcPr>
            <w:tcW w:w="1700" w:type="dxa"/>
            <w:tcBorders>
              <w:top w:val="single" w:sz="8" w:space="0" w:color="auto"/>
              <w:left w:val="single" w:sz="8" w:space="0" w:color="auto"/>
              <w:bottom w:val="single" w:sz="8" w:space="0" w:color="auto"/>
              <w:right w:val="single" w:sz="8" w:space="0" w:color="auto"/>
            </w:tcBorders>
          </w:tcPr>
          <w:p w14:paraId="294E952E" w14:textId="0AF64BAA" w:rsidR="007D7835" w:rsidRPr="006E535E" w:rsidDel="00F36984" w:rsidRDefault="009F71E0" w:rsidP="00A36CC4">
            <w:pPr>
              <w:contextualSpacing/>
              <w:rPr>
                <w:del w:id="257" w:author="Gayathiri Kumar" w:date="2025-10-16T11:03:00Z" w16du:dateUtc="2025-10-16T15:03:00Z"/>
                <w:rFonts w:asciiTheme="minorHAnsi" w:eastAsia="Adobe Clean" w:hAnsiTheme="minorHAnsi" w:cstheme="minorHAnsi"/>
                <w:sz w:val="18"/>
                <w:szCs w:val="18"/>
              </w:rPr>
            </w:pPr>
            <w:del w:id="258" w:author="Gayathiri Kumar" w:date="2025-10-16T11:03:00Z" w16du:dateUtc="2025-10-16T15:03:00Z">
              <w:r w:rsidDel="00F36984">
                <w:rPr>
                  <w:rFonts w:asciiTheme="minorHAnsi" w:eastAsia="Adobe Clean" w:hAnsiTheme="minorHAnsi" w:cstheme="minorHAnsi"/>
                  <w:sz w:val="18"/>
                  <w:szCs w:val="18"/>
                </w:rPr>
                <w:delText>Post-Launch Services</w:delText>
              </w:r>
              <w:r w:rsidR="009F20D4" w:rsidDel="00F36984">
                <w:rPr>
                  <w:rFonts w:asciiTheme="minorHAnsi" w:eastAsia="Adobe Clean" w:hAnsiTheme="minorHAnsi" w:cstheme="minorHAnsi"/>
                  <w:sz w:val="18"/>
                  <w:szCs w:val="18"/>
                </w:rPr>
                <w:delText xml:space="preserve"> &amp; Project Close-out</w:delText>
              </w:r>
              <w:r w:rsidR="007D7835" w:rsidRPr="006E535E" w:rsidDel="00F36984">
                <w:rPr>
                  <w:rFonts w:asciiTheme="minorHAnsi" w:eastAsia="Adobe Clean" w:hAnsiTheme="minorHAnsi" w:cstheme="minorHAnsi"/>
                  <w:sz w:val="18"/>
                  <w:szCs w:val="18"/>
                </w:rPr>
                <w:delText xml:space="preserve"> </w:delText>
              </w:r>
            </w:del>
          </w:p>
        </w:tc>
        <w:tc>
          <w:tcPr>
            <w:tcW w:w="2920" w:type="dxa"/>
            <w:tcBorders>
              <w:top w:val="single" w:sz="8" w:space="0" w:color="auto"/>
              <w:left w:val="single" w:sz="8" w:space="0" w:color="auto"/>
              <w:bottom w:val="single" w:sz="8" w:space="0" w:color="auto"/>
              <w:right w:val="single" w:sz="8" w:space="0" w:color="auto"/>
            </w:tcBorders>
          </w:tcPr>
          <w:p w14:paraId="43CB786B" w14:textId="0614C5FC" w:rsidR="007D7835" w:rsidRPr="00AD03A1" w:rsidDel="00F36984" w:rsidRDefault="0048677D" w:rsidP="007D7835">
            <w:pPr>
              <w:pStyle w:val="ListParagraph"/>
              <w:numPr>
                <w:ilvl w:val="0"/>
                <w:numId w:val="36"/>
              </w:numPr>
              <w:ind w:left="164" w:hanging="164"/>
              <w:textAlignment w:val="baseline"/>
              <w:rPr>
                <w:del w:id="259" w:author="Gayathiri Kumar" w:date="2025-10-16T11:03:00Z" w16du:dateUtc="2025-10-16T15:03:00Z"/>
                <w:rFonts w:asciiTheme="minorHAnsi" w:eastAsia="Adobe Clean" w:hAnsiTheme="minorHAnsi" w:cstheme="minorHAnsi"/>
                <w:sz w:val="18"/>
                <w:szCs w:val="18"/>
              </w:rPr>
            </w:pPr>
            <w:del w:id="260" w:author="Gayathiri Kumar" w:date="2025-10-16T11:03:00Z" w16du:dateUtc="2025-10-16T15:03:00Z">
              <w:r w:rsidDel="00F36984">
                <w:rPr>
                  <w:color w:val="000000"/>
                  <w:sz w:val="18"/>
                  <w:szCs w:val="18"/>
                </w:rPr>
                <w:delText>Conduct post-launch technology and business services</w:delText>
              </w:r>
            </w:del>
          </w:p>
          <w:p w14:paraId="13A7F6D6" w14:textId="10DAFF35" w:rsidR="004E243F" w:rsidRPr="00436A66" w:rsidDel="00F36984" w:rsidRDefault="004E243F" w:rsidP="004E243F">
            <w:pPr>
              <w:pStyle w:val="ListParagraph"/>
              <w:numPr>
                <w:ilvl w:val="0"/>
                <w:numId w:val="36"/>
              </w:numPr>
              <w:ind w:left="164" w:hanging="164"/>
              <w:textAlignment w:val="baseline"/>
              <w:rPr>
                <w:del w:id="261" w:author="Gayathiri Kumar" w:date="2025-10-16T11:03:00Z" w16du:dateUtc="2025-10-16T15:03:00Z"/>
                <w:rFonts w:asciiTheme="minorHAnsi" w:eastAsia="Adobe Clean" w:hAnsiTheme="minorHAnsi" w:cstheme="minorHAnsi"/>
                <w:sz w:val="18"/>
                <w:szCs w:val="18"/>
              </w:rPr>
            </w:pPr>
            <w:del w:id="262" w:author="Gayathiri Kumar" w:date="2025-10-16T11:03:00Z" w16du:dateUtc="2025-10-16T15:03:00Z">
              <w:r w:rsidDel="00F36984">
                <w:rPr>
                  <w:color w:val="000000"/>
                  <w:sz w:val="18"/>
                  <w:szCs w:val="18"/>
                </w:rPr>
                <w:delText>Solution handover</w:delText>
              </w:r>
            </w:del>
          </w:p>
          <w:p w14:paraId="1B1B0AE5" w14:textId="41A71917" w:rsidR="004E243F" w:rsidRPr="006E535E" w:rsidDel="00F36984" w:rsidRDefault="004E243F" w:rsidP="007D7835">
            <w:pPr>
              <w:pStyle w:val="ListParagraph"/>
              <w:numPr>
                <w:ilvl w:val="0"/>
                <w:numId w:val="36"/>
              </w:numPr>
              <w:ind w:left="164" w:hanging="164"/>
              <w:textAlignment w:val="baseline"/>
              <w:rPr>
                <w:del w:id="263" w:author="Gayathiri Kumar" w:date="2025-10-16T11:03:00Z" w16du:dateUtc="2025-10-16T15:03:00Z"/>
                <w:rFonts w:asciiTheme="minorHAnsi" w:eastAsia="Adobe Clean" w:hAnsiTheme="minorHAnsi" w:cstheme="minorHAnsi"/>
                <w:sz w:val="18"/>
                <w:szCs w:val="18"/>
              </w:rPr>
            </w:pPr>
            <w:del w:id="264" w:author="Gayathiri Kumar" w:date="2025-10-16T11:03:00Z" w16du:dateUtc="2025-10-16T15:03:00Z">
              <w:r w:rsidDel="00F36984">
                <w:rPr>
                  <w:color w:val="000000"/>
                  <w:sz w:val="18"/>
                  <w:szCs w:val="18"/>
                </w:rPr>
                <w:delText xml:space="preserve">Project Retrospective and </w:delText>
              </w:r>
              <w:r w:rsidR="00A06024" w:rsidDel="00F36984">
                <w:rPr>
                  <w:color w:val="000000"/>
                  <w:sz w:val="18"/>
                  <w:szCs w:val="18"/>
                </w:rPr>
                <w:delText xml:space="preserve">Final </w:delText>
              </w:r>
              <w:r w:rsidDel="00F36984">
                <w:rPr>
                  <w:color w:val="000000"/>
                  <w:sz w:val="18"/>
                  <w:szCs w:val="18"/>
                </w:rPr>
                <w:delText>Readout</w:delText>
              </w:r>
            </w:del>
          </w:p>
          <w:p w14:paraId="6FD78233" w14:textId="427A71AE" w:rsidR="007D7835" w:rsidRPr="006E535E" w:rsidDel="00F36984" w:rsidRDefault="007D7835" w:rsidP="007D7835">
            <w:pPr>
              <w:pStyle w:val="ListParagraph"/>
              <w:keepNext/>
              <w:keepLines/>
              <w:ind w:left="0" w:hanging="360"/>
              <w:contextualSpacing w:val="0"/>
              <w:rPr>
                <w:del w:id="265" w:author="Gayathiri Kumar" w:date="2025-10-16T11:03:00Z" w16du:dateUtc="2025-10-16T15:03:00Z"/>
                <w:rFonts w:asciiTheme="minorHAnsi" w:hAnsiTheme="minorHAnsi" w:cstheme="minorHAnsi"/>
                <w:sz w:val="18"/>
                <w:szCs w:val="18"/>
              </w:rPr>
            </w:pPr>
          </w:p>
        </w:tc>
        <w:tc>
          <w:tcPr>
            <w:tcW w:w="3180" w:type="dxa"/>
            <w:tcBorders>
              <w:top w:val="single" w:sz="8" w:space="0" w:color="auto"/>
              <w:left w:val="single" w:sz="8" w:space="0" w:color="auto"/>
              <w:bottom w:val="single" w:sz="8" w:space="0" w:color="auto"/>
              <w:right w:val="single" w:sz="8" w:space="0" w:color="auto"/>
            </w:tcBorders>
          </w:tcPr>
          <w:p w14:paraId="4C14B99E" w14:textId="084B1E44" w:rsidR="001B5FE6" w:rsidRPr="00D65C13" w:rsidDel="00F36984" w:rsidRDefault="00A7115E" w:rsidP="007D7835">
            <w:pPr>
              <w:pStyle w:val="ListParagraph"/>
              <w:numPr>
                <w:ilvl w:val="0"/>
                <w:numId w:val="36"/>
              </w:numPr>
              <w:ind w:left="164" w:hanging="164"/>
              <w:textAlignment w:val="baseline"/>
              <w:rPr>
                <w:del w:id="266" w:author="Gayathiri Kumar" w:date="2025-10-16T11:03:00Z" w16du:dateUtc="2025-10-16T15:03:00Z"/>
                <w:rFonts w:asciiTheme="minorHAnsi" w:eastAsia="Adobe Clean" w:hAnsiTheme="minorHAnsi" w:cstheme="minorHAnsi"/>
                <w:sz w:val="18"/>
                <w:szCs w:val="18"/>
              </w:rPr>
            </w:pPr>
            <w:del w:id="267" w:author="Gayathiri Kumar" w:date="2025-10-16T11:03:00Z" w16du:dateUtc="2025-10-16T15:03:00Z">
              <w:r w:rsidDel="00F36984">
                <w:rPr>
                  <w:rFonts w:asciiTheme="minorHAnsi" w:eastAsia="Adobe Clean" w:hAnsiTheme="minorHAnsi" w:cstheme="minorBidi"/>
                  <w:sz w:val="18"/>
                  <w:szCs w:val="18"/>
                </w:rPr>
                <w:delText xml:space="preserve">Final </w:delText>
              </w:r>
              <w:r w:rsidR="0047100C" w:rsidDel="00F36984">
                <w:rPr>
                  <w:rFonts w:asciiTheme="minorHAnsi" w:eastAsia="Adobe Clean" w:hAnsiTheme="minorHAnsi" w:cstheme="minorBidi"/>
                  <w:sz w:val="18"/>
                  <w:szCs w:val="18"/>
                </w:rPr>
                <w:delText>services outputs, such as configured reports, analysis, or deskside coaching, as applicable</w:delText>
              </w:r>
            </w:del>
          </w:p>
          <w:p w14:paraId="6AE7A0FC" w14:textId="38DA9850" w:rsidR="007D7835" w:rsidRPr="006E535E" w:rsidDel="00F36984" w:rsidRDefault="00A06024" w:rsidP="007D7835">
            <w:pPr>
              <w:pStyle w:val="ListParagraph"/>
              <w:numPr>
                <w:ilvl w:val="0"/>
                <w:numId w:val="36"/>
              </w:numPr>
              <w:ind w:left="164" w:hanging="164"/>
              <w:textAlignment w:val="baseline"/>
              <w:rPr>
                <w:del w:id="268" w:author="Gayathiri Kumar" w:date="2025-10-16T11:03:00Z" w16du:dateUtc="2025-10-16T15:03:00Z"/>
                <w:rFonts w:asciiTheme="minorHAnsi" w:eastAsia="Adobe Clean" w:hAnsiTheme="minorHAnsi" w:cstheme="minorBidi"/>
                <w:sz w:val="18"/>
                <w:szCs w:val="18"/>
              </w:rPr>
            </w:pPr>
            <w:del w:id="269" w:author="Gayathiri Kumar" w:date="2025-10-16T11:03:00Z" w16du:dateUtc="2025-10-16T15:03:00Z">
              <w:r w:rsidDel="00F36984">
                <w:rPr>
                  <w:rFonts w:asciiTheme="minorHAnsi" w:eastAsia="Adobe Clean" w:hAnsiTheme="minorHAnsi" w:cstheme="minorBidi"/>
                  <w:sz w:val="18"/>
                  <w:szCs w:val="18"/>
                </w:rPr>
                <w:delText>Project Re</w:delText>
              </w:r>
              <w:r w:rsidR="00FC464B" w:rsidDel="00F36984">
                <w:rPr>
                  <w:rFonts w:asciiTheme="minorHAnsi" w:eastAsia="Adobe Clean" w:hAnsiTheme="minorHAnsi" w:cstheme="minorBidi"/>
                  <w:sz w:val="18"/>
                  <w:szCs w:val="18"/>
                </w:rPr>
                <w:delText>trospective and Final Readout, including roadmap recommendations</w:delText>
              </w:r>
            </w:del>
          </w:p>
          <w:p w14:paraId="5317E52C" w14:textId="351206F6" w:rsidR="007D7835" w:rsidRPr="006E535E" w:rsidDel="00F36984" w:rsidRDefault="007D7835" w:rsidP="007D7835">
            <w:pPr>
              <w:pStyle w:val="ListParagraph"/>
              <w:keepNext/>
              <w:keepLines/>
              <w:ind w:left="0" w:hanging="360"/>
              <w:contextualSpacing w:val="0"/>
              <w:textAlignment w:val="baseline"/>
              <w:rPr>
                <w:del w:id="270" w:author="Gayathiri Kumar" w:date="2025-10-16T11:03:00Z" w16du:dateUtc="2025-10-16T15:03:00Z"/>
                <w:rFonts w:asciiTheme="minorHAnsi" w:hAnsiTheme="minorHAnsi" w:cstheme="minorHAnsi"/>
                <w:sz w:val="18"/>
                <w:szCs w:val="18"/>
              </w:rPr>
            </w:pPr>
          </w:p>
        </w:tc>
        <w:tc>
          <w:tcPr>
            <w:tcW w:w="3180" w:type="dxa"/>
            <w:tcBorders>
              <w:top w:val="single" w:sz="8" w:space="0" w:color="auto"/>
              <w:left w:val="single" w:sz="8" w:space="0" w:color="auto"/>
              <w:bottom w:val="single" w:sz="8" w:space="0" w:color="auto"/>
              <w:right w:val="single" w:sz="8" w:space="0" w:color="auto"/>
            </w:tcBorders>
          </w:tcPr>
          <w:p w14:paraId="56BFAC1D" w14:textId="71D83D2C" w:rsidR="007D7835" w:rsidDel="00F36984" w:rsidRDefault="007D7835" w:rsidP="007D7835">
            <w:pPr>
              <w:pStyle w:val="ListParagraph"/>
              <w:numPr>
                <w:ilvl w:val="0"/>
                <w:numId w:val="36"/>
              </w:numPr>
              <w:ind w:left="164" w:hanging="164"/>
              <w:textAlignment w:val="baseline"/>
              <w:rPr>
                <w:del w:id="271" w:author="Gayathiri Kumar" w:date="2025-10-16T11:03:00Z" w16du:dateUtc="2025-10-16T15:03:00Z"/>
                <w:rFonts w:asciiTheme="minorHAnsi" w:eastAsia="Adobe Clean" w:hAnsiTheme="minorHAnsi" w:cstheme="minorHAnsi"/>
                <w:sz w:val="18"/>
                <w:szCs w:val="18"/>
              </w:rPr>
            </w:pPr>
            <w:del w:id="272" w:author="Gayathiri Kumar" w:date="2025-10-16T11:03:00Z" w16du:dateUtc="2025-10-16T15:03:00Z">
              <w:r w:rsidDel="00F36984">
                <w:rPr>
                  <w:rFonts w:asciiTheme="minorHAnsi" w:eastAsia="Adobe Clean" w:hAnsiTheme="minorHAnsi" w:cstheme="minorHAnsi"/>
                  <w:sz w:val="18"/>
                  <w:szCs w:val="18"/>
                </w:rPr>
                <w:delText>Customer Participation</w:delText>
              </w:r>
              <w:r w:rsidRPr="006E535E" w:rsidDel="00F36984">
                <w:rPr>
                  <w:rFonts w:asciiTheme="minorHAnsi" w:eastAsia="Adobe Clean" w:hAnsiTheme="minorHAnsi" w:cstheme="minorHAnsi"/>
                  <w:sz w:val="18"/>
                  <w:szCs w:val="18"/>
                </w:rPr>
                <w:delText xml:space="preserve"> in </w:delText>
              </w:r>
              <w:r w:rsidR="0067351A" w:rsidDel="00F36984">
                <w:rPr>
                  <w:rFonts w:asciiTheme="minorHAnsi" w:eastAsia="Adobe Clean" w:hAnsiTheme="minorHAnsi" w:cstheme="minorHAnsi"/>
                  <w:sz w:val="18"/>
                  <w:szCs w:val="18"/>
                </w:rPr>
                <w:delText>solution handoff process</w:delText>
              </w:r>
            </w:del>
          </w:p>
          <w:p w14:paraId="123ABA4A" w14:textId="0415D1F0" w:rsidR="007D7835" w:rsidRPr="006E535E" w:rsidDel="00F36984" w:rsidRDefault="0067351A" w:rsidP="007D7835">
            <w:pPr>
              <w:pStyle w:val="ListParagraph"/>
              <w:numPr>
                <w:ilvl w:val="0"/>
                <w:numId w:val="36"/>
              </w:numPr>
              <w:ind w:left="164" w:hanging="164"/>
              <w:textAlignment w:val="baseline"/>
              <w:rPr>
                <w:del w:id="273" w:author="Gayathiri Kumar" w:date="2025-10-16T11:03:00Z" w16du:dateUtc="2025-10-16T15:03:00Z"/>
                <w:rFonts w:asciiTheme="minorHAnsi" w:eastAsia="Adobe Clean" w:hAnsiTheme="minorHAnsi" w:cstheme="minorHAnsi"/>
                <w:sz w:val="18"/>
                <w:szCs w:val="18"/>
              </w:rPr>
            </w:pPr>
            <w:del w:id="274" w:author="Gayathiri Kumar" w:date="2025-10-16T11:03:00Z" w16du:dateUtc="2025-10-16T15:03:00Z">
              <w:r w:rsidDel="00F36984">
                <w:rPr>
                  <w:rFonts w:asciiTheme="minorHAnsi" w:eastAsia="Adobe Clean" w:hAnsiTheme="minorHAnsi" w:cstheme="minorHAnsi"/>
                  <w:sz w:val="18"/>
                  <w:szCs w:val="18"/>
                </w:rPr>
                <w:delText xml:space="preserve">Customer participation in </w:delText>
              </w:r>
              <w:r w:rsidR="00927046" w:rsidDel="00F36984">
                <w:rPr>
                  <w:rFonts w:asciiTheme="minorHAnsi" w:eastAsia="Adobe Clean" w:hAnsiTheme="minorHAnsi" w:cstheme="minorHAnsi"/>
                  <w:sz w:val="18"/>
                  <w:szCs w:val="18"/>
                </w:rPr>
                <w:delText>retrospective</w:delText>
              </w:r>
              <w:r w:rsidR="00324D06" w:rsidDel="00F36984">
                <w:rPr>
                  <w:rFonts w:asciiTheme="minorHAnsi" w:eastAsia="Adobe Clean" w:hAnsiTheme="minorHAnsi" w:cstheme="minorHAnsi"/>
                  <w:sz w:val="18"/>
                  <w:szCs w:val="18"/>
                </w:rPr>
                <w:delText>,</w:delText>
              </w:r>
              <w:r w:rsidR="00927046" w:rsidDel="00F36984">
                <w:rPr>
                  <w:rFonts w:asciiTheme="minorHAnsi" w:eastAsia="Adobe Clean" w:hAnsiTheme="minorHAnsi" w:cstheme="minorHAnsi"/>
                  <w:sz w:val="18"/>
                  <w:szCs w:val="18"/>
                </w:rPr>
                <w:delText xml:space="preserve"> final readout of project outcomes &amp; roadmap</w:delText>
              </w:r>
              <w:r w:rsidR="00324D06" w:rsidDel="00F36984">
                <w:rPr>
                  <w:rFonts w:asciiTheme="minorHAnsi" w:eastAsia="Adobe Clean" w:hAnsiTheme="minorHAnsi" w:cstheme="minorHAnsi"/>
                  <w:sz w:val="18"/>
                  <w:szCs w:val="18"/>
                </w:rPr>
                <w:delText xml:space="preserve"> recommendations</w:delText>
              </w:r>
            </w:del>
          </w:p>
          <w:p w14:paraId="720975FB" w14:textId="5423841B" w:rsidR="007D7835" w:rsidRPr="0028791A" w:rsidDel="00F36984" w:rsidRDefault="007D7835" w:rsidP="00A36CC4">
            <w:pPr>
              <w:keepNext/>
              <w:keepLines/>
              <w:ind w:left="1224" w:hanging="360"/>
              <w:textAlignment w:val="baseline"/>
              <w:rPr>
                <w:del w:id="275" w:author="Gayathiri Kumar" w:date="2025-10-16T11:03:00Z" w16du:dateUtc="2025-10-16T15:03:00Z"/>
                <w:rFonts w:asciiTheme="minorHAnsi" w:hAnsiTheme="minorHAnsi" w:cstheme="minorHAnsi"/>
                <w:sz w:val="18"/>
                <w:szCs w:val="18"/>
              </w:rPr>
            </w:pPr>
          </w:p>
        </w:tc>
      </w:tr>
    </w:tbl>
    <w:p w14:paraId="58EEA9C1" w14:textId="38CB2DE3" w:rsidR="00CA0809" w:rsidDel="00F36984" w:rsidRDefault="00CA0809" w:rsidP="00D62D6F">
      <w:pPr>
        <w:rPr>
          <w:del w:id="276" w:author="Gayathiri Kumar" w:date="2025-10-16T11:03:00Z" w16du:dateUtc="2025-10-16T15:03:00Z"/>
          <w:b/>
          <w:bCs/>
          <w:sz w:val="21"/>
          <w:szCs w:val="21"/>
          <w:u w:val="single"/>
        </w:rPr>
      </w:pPr>
    </w:p>
    <w:tbl>
      <w:tblPr>
        <w:tblpPr w:leftFromText="187" w:rightFromText="187" w:bottomFromText="160" w:vertAnchor="text" w:horzAnchor="margin" w:tblpXSpec="center" w:tblpY="145"/>
        <w:tblOverlap w:val="never"/>
        <w:tblW w:w="1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Change w:id="277" w:author="Gayathiri Kumar" w:date="2025-10-16T11:04:00Z" w16du:dateUtc="2025-10-16T15:04:00Z">
          <w:tblPr>
            <w:tblpPr w:leftFromText="187" w:rightFromText="187" w:bottomFromText="160" w:vertAnchor="text" w:horzAnchor="margin" w:tblpXSpec="center" w:tblpY="145"/>
            <w:tblOverlap w:val="never"/>
            <w:tblW w:w="1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PrChange>
      </w:tblPr>
      <w:tblGrid>
        <w:gridCol w:w="11010"/>
        <w:tblGridChange w:id="278">
          <w:tblGrid>
            <w:gridCol w:w="11010"/>
          </w:tblGrid>
        </w:tblGridChange>
      </w:tblGrid>
      <w:tr w:rsidR="007564B2" w:rsidRPr="001D60E2" w:rsidDel="00F36984" w14:paraId="35334F12" w14:textId="31146DE8" w:rsidTr="00F36984">
        <w:trPr>
          <w:cantSplit/>
          <w:trHeight w:val="396"/>
          <w:del w:id="279" w:author="Gayathiri Kumar" w:date="2025-10-16T11:04:00Z" w16du:dateUtc="2025-10-16T15:04:00Z"/>
          <w:trPrChange w:id="280" w:author="Gayathiri Kumar" w:date="2025-10-16T11:04:00Z" w16du:dateUtc="2025-10-16T15:04:00Z">
            <w:trPr>
              <w:cantSplit/>
              <w:trHeight w:val="396"/>
            </w:trPr>
          </w:trPrChange>
        </w:trPr>
        <w:tc>
          <w:tcPr>
            <w:tcW w:w="11010" w:type="dxa"/>
            <w:tcBorders>
              <w:top w:val="single" w:sz="4" w:space="0" w:color="auto"/>
              <w:left w:val="single" w:sz="4" w:space="0" w:color="auto"/>
              <w:bottom w:val="single" w:sz="4" w:space="0" w:color="auto"/>
              <w:right w:val="single" w:sz="4" w:space="0" w:color="auto"/>
            </w:tcBorders>
            <w:shd w:val="clear" w:color="auto" w:fill="FF0000"/>
            <w:vAlign w:val="center"/>
            <w:hideMark/>
            <w:tcPrChange w:id="281" w:author="Gayathiri Kumar" w:date="2025-10-16T11:04:00Z" w16du:dateUtc="2025-10-16T15:04:00Z">
              <w:tcPr>
                <w:tcW w:w="11016" w:type="dxa"/>
                <w:tcBorders>
                  <w:top w:val="single" w:sz="4" w:space="0" w:color="auto"/>
                  <w:left w:val="single" w:sz="4" w:space="0" w:color="auto"/>
                  <w:bottom w:val="single" w:sz="4" w:space="0" w:color="auto"/>
                  <w:right w:val="single" w:sz="4" w:space="0" w:color="auto"/>
                </w:tcBorders>
                <w:shd w:val="clear" w:color="auto" w:fill="FF0000"/>
                <w:vAlign w:val="center"/>
                <w:hideMark/>
              </w:tcPr>
            </w:tcPrChange>
          </w:tcPr>
          <w:p w14:paraId="2CFE5C9A" w14:textId="7FC7DA73" w:rsidR="007564B2" w:rsidRPr="001D60E2" w:rsidDel="00F36984" w:rsidRDefault="00C06E34" w:rsidP="00C06E34">
            <w:pPr>
              <w:pStyle w:val="StyleMaDBlack"/>
              <w:spacing w:line="254" w:lineRule="auto"/>
              <w:ind w:left="360"/>
              <w:jc w:val="center"/>
              <w:rPr>
                <w:del w:id="282" w:author="Gayathiri Kumar" w:date="2025-10-16T11:04:00Z" w16du:dateUtc="2025-10-16T15:04:00Z"/>
                <w:rFonts w:cs="Arial"/>
                <w:b/>
                <w:color w:val="FFFFFF"/>
                <w:sz w:val="21"/>
                <w:szCs w:val="21"/>
              </w:rPr>
            </w:pPr>
            <w:del w:id="283" w:author="Gayathiri Kumar" w:date="2025-10-16T11:04:00Z" w16du:dateUtc="2025-10-16T15:04:00Z">
              <w:r w:rsidDel="00F36984">
                <w:rPr>
                  <w:b/>
                  <w:color w:val="FFFFFF"/>
                  <w:sz w:val="21"/>
                  <w:szCs w:val="21"/>
                </w:rPr>
                <w:delText>5.</w:delText>
              </w:r>
              <w:r w:rsidR="000200BD" w:rsidDel="00F36984">
                <w:rPr>
                  <w:b/>
                  <w:color w:val="FFFFFF"/>
                  <w:sz w:val="21"/>
                  <w:szCs w:val="21"/>
                </w:rPr>
                <w:delText xml:space="preserve"> ADDITIONAL SCOPE AND</w:delText>
              </w:r>
              <w:r w:rsidDel="00F36984">
                <w:rPr>
                  <w:b/>
                  <w:color w:val="FFFFFF"/>
                  <w:sz w:val="21"/>
                  <w:szCs w:val="21"/>
                </w:rPr>
                <w:delText xml:space="preserve"> </w:delText>
              </w:r>
              <w:r w:rsidR="007564B2" w:rsidDel="00F36984">
                <w:rPr>
                  <w:b/>
                  <w:color w:val="FFFFFF"/>
                  <w:sz w:val="21"/>
                  <w:szCs w:val="21"/>
                </w:rPr>
                <w:delText xml:space="preserve">PROJECT SPECIFIC </w:delText>
              </w:r>
              <w:commentRangeStart w:id="284"/>
              <w:r w:rsidR="007564B2" w:rsidDel="00F36984">
                <w:rPr>
                  <w:b/>
                  <w:color w:val="FFFFFF"/>
                  <w:sz w:val="21"/>
                  <w:szCs w:val="21"/>
                </w:rPr>
                <w:delText>ASSUMPTIONS</w:delText>
              </w:r>
              <w:commentRangeEnd w:id="284"/>
              <w:r w:rsidR="00AC5ED0" w:rsidRPr="001D60E2" w:rsidDel="00F36984">
                <w:rPr>
                  <w:rStyle w:val="CommentReference"/>
                  <w:rFonts w:cs="Arial"/>
                  <w:b/>
                  <w:color w:val="FFFFFF"/>
                  <w:sz w:val="21"/>
                  <w:szCs w:val="21"/>
                </w:rPr>
                <w:commentReference w:id="284"/>
              </w:r>
            </w:del>
          </w:p>
        </w:tc>
      </w:tr>
    </w:tbl>
    <w:p w14:paraId="27E7E6E2" w14:textId="77C927FB" w:rsidR="00073100" w:rsidDel="00F36984" w:rsidRDefault="00073100" w:rsidP="00D62D6F">
      <w:pPr>
        <w:rPr>
          <w:del w:id="285" w:author="Gayathiri Kumar" w:date="2025-10-16T11:04:00Z" w16du:dateUtc="2025-10-16T15:04:00Z"/>
          <w:b/>
          <w:bCs/>
          <w:sz w:val="21"/>
          <w:szCs w:val="21"/>
          <w:u w:val="single"/>
        </w:rPr>
      </w:pPr>
    </w:p>
    <w:tbl>
      <w:tblPr>
        <w:tblStyle w:val="GridTable4-Accent31"/>
        <w:tblW w:w="10818" w:type="dxa"/>
        <w:tblInd w:w="-731" w:type="dxa"/>
        <w:tblLook w:val="06A0" w:firstRow="1" w:lastRow="0" w:firstColumn="1" w:lastColumn="0" w:noHBand="1" w:noVBand="1"/>
      </w:tblPr>
      <w:tblGrid>
        <w:gridCol w:w="3798"/>
        <w:gridCol w:w="7020"/>
      </w:tblGrid>
      <w:tr w:rsidR="00FD01A1" w:rsidDel="00F36984" w14:paraId="77751655" w14:textId="174A4B48" w:rsidTr="00EE5561">
        <w:trPr>
          <w:cnfStyle w:val="100000000000" w:firstRow="1" w:lastRow="0" w:firstColumn="0" w:lastColumn="0" w:oddVBand="0" w:evenVBand="0" w:oddHBand="0" w:evenHBand="0" w:firstRowFirstColumn="0" w:firstRowLastColumn="0" w:lastRowFirstColumn="0" w:lastRowLastColumn="0"/>
          <w:del w:id="286"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hideMark/>
          </w:tcPr>
          <w:p w14:paraId="7EB3649F" w14:textId="28813E53" w:rsidR="00FD01A1" w:rsidRPr="00AB0953" w:rsidDel="00F36984" w:rsidRDefault="00FD01A1" w:rsidP="00D53529">
            <w:pPr>
              <w:tabs>
                <w:tab w:val="left" w:pos="1080"/>
              </w:tabs>
              <w:spacing w:before="60" w:after="60"/>
              <w:rPr>
                <w:del w:id="287" w:author="Gayathiri Kumar" w:date="2025-10-16T11:04:00Z" w16du:dateUtc="2025-10-16T15:04:00Z"/>
                <w:rFonts w:eastAsia="Adobe Clean" w:cs="Calibri"/>
                <w:color w:val="auto"/>
                <w:sz w:val="18"/>
                <w:szCs w:val="18"/>
              </w:rPr>
            </w:pPr>
            <w:del w:id="288" w:author="Gayathiri Kumar" w:date="2025-10-16T11:04:00Z" w16du:dateUtc="2025-10-16T15:04:00Z">
              <w:r w:rsidRPr="00AB0953" w:rsidDel="00F36984">
                <w:rPr>
                  <w:rFonts w:eastAsia="Adobe Clean" w:cs="Calibri"/>
                  <w:color w:val="auto"/>
                  <w:sz w:val="18"/>
                  <w:szCs w:val="18"/>
                </w:rPr>
                <w:delText>Project Workstream</w:delText>
              </w:r>
            </w:del>
          </w:p>
        </w:tc>
        <w:tc>
          <w:tcPr>
            <w:tcW w:w="7020" w:type="dxa"/>
            <w:hideMark/>
          </w:tcPr>
          <w:p w14:paraId="43282DE2" w14:textId="2AC65F7F" w:rsidR="00FD01A1" w:rsidRPr="00AB0953" w:rsidDel="00F36984" w:rsidRDefault="00FD01A1" w:rsidP="00D53529">
            <w:pPr>
              <w:tabs>
                <w:tab w:val="left" w:pos="1080"/>
              </w:tabs>
              <w:spacing w:before="60" w:after="60"/>
              <w:cnfStyle w:val="100000000000" w:firstRow="1" w:lastRow="0" w:firstColumn="0" w:lastColumn="0" w:oddVBand="0" w:evenVBand="0" w:oddHBand="0" w:evenHBand="0" w:firstRowFirstColumn="0" w:firstRowLastColumn="0" w:lastRowFirstColumn="0" w:lastRowLastColumn="0"/>
              <w:rPr>
                <w:del w:id="289" w:author="Gayathiri Kumar" w:date="2025-10-16T11:04:00Z" w16du:dateUtc="2025-10-16T15:04:00Z"/>
                <w:rFonts w:cs="Calibri"/>
                <w:color w:val="auto"/>
                <w:sz w:val="18"/>
                <w:szCs w:val="18"/>
              </w:rPr>
            </w:pPr>
            <w:del w:id="290" w:author="Gayathiri Kumar" w:date="2025-10-16T11:04:00Z" w16du:dateUtc="2025-10-16T15:04:00Z">
              <w:r w:rsidRPr="00AB0953" w:rsidDel="00F36984">
                <w:rPr>
                  <w:rFonts w:cs="Calibri"/>
                  <w:color w:val="auto"/>
                  <w:sz w:val="18"/>
                  <w:szCs w:val="18"/>
                </w:rPr>
                <w:delText>Assumption</w:delText>
              </w:r>
            </w:del>
          </w:p>
        </w:tc>
      </w:tr>
      <w:tr w:rsidR="00FD01A1" w:rsidDel="00F36984" w14:paraId="50D226A6" w14:textId="23BC86AF" w:rsidTr="00EE5561">
        <w:trPr>
          <w:trHeight w:val="471"/>
          <w:del w:id="291"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shd w:val="clear" w:color="auto" w:fill="EDEDED"/>
            <w:hideMark/>
          </w:tcPr>
          <w:p w14:paraId="61E6B5E9" w14:textId="05B1C2D1" w:rsidR="00FD01A1" w:rsidRPr="00C20354" w:rsidDel="00F36984" w:rsidRDefault="00FD01A1" w:rsidP="00D53529">
            <w:pPr>
              <w:tabs>
                <w:tab w:val="num" w:pos="0"/>
                <w:tab w:val="left" w:pos="1080"/>
              </w:tabs>
              <w:spacing w:before="60" w:after="60"/>
              <w:rPr>
                <w:del w:id="292" w:author="Gayathiri Kumar" w:date="2025-10-16T11:04:00Z" w16du:dateUtc="2025-10-16T15:04:00Z"/>
                <w:sz w:val="18"/>
                <w:szCs w:val="28"/>
              </w:rPr>
            </w:pPr>
            <w:del w:id="293" w:author="Gayathiri Kumar" w:date="2025-10-16T11:04:00Z" w16du:dateUtc="2025-10-16T15:04:00Z">
              <w:r w:rsidRPr="00C20354" w:rsidDel="00F36984">
                <w:rPr>
                  <w:sz w:val="18"/>
                  <w:szCs w:val="28"/>
                </w:rPr>
                <w:delText>Infrastructure</w:delText>
              </w:r>
            </w:del>
          </w:p>
        </w:tc>
        <w:tc>
          <w:tcPr>
            <w:tcW w:w="7020" w:type="dxa"/>
            <w:tcBorders>
              <w:top w:val="single" w:sz="4" w:space="0" w:color="C9C9C9"/>
              <w:left w:val="single" w:sz="4" w:space="0" w:color="C9C9C9"/>
              <w:bottom w:val="single" w:sz="4" w:space="0" w:color="C9C9C9"/>
              <w:right w:val="single" w:sz="4" w:space="0" w:color="C9C9C9"/>
            </w:tcBorders>
            <w:shd w:val="clear" w:color="auto" w:fill="EDEDED"/>
            <w:hideMark/>
          </w:tcPr>
          <w:p w14:paraId="6ADD8F5F" w14:textId="77B2DC5B"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294" w:author="Gayathiri Kumar" w:date="2025-10-16T11:04:00Z" w16du:dateUtc="2025-10-16T15:04:00Z"/>
                <w:bCs/>
                <w:sz w:val="18"/>
                <w:szCs w:val="28"/>
              </w:rPr>
            </w:pPr>
            <w:del w:id="295" w:author="Gayathiri Kumar" w:date="2025-10-16T11:04:00Z" w16du:dateUtc="2025-10-16T15:04:00Z">
              <w:r w:rsidRPr="00C20354" w:rsidDel="00F36984">
                <w:rPr>
                  <w:sz w:val="18"/>
                  <w:szCs w:val="28"/>
                </w:rPr>
                <w:delText>Existing Managed services, 2-3 Pre-Prod Environments</w:delText>
              </w:r>
            </w:del>
          </w:p>
        </w:tc>
      </w:tr>
      <w:tr w:rsidR="00FD01A1" w:rsidDel="00F36984" w14:paraId="454A947B" w14:textId="0DC9EBF8" w:rsidTr="00EE5561">
        <w:trPr>
          <w:trHeight w:val="386"/>
          <w:del w:id="296"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hideMark/>
          </w:tcPr>
          <w:p w14:paraId="292180F4" w14:textId="7A22B30F" w:rsidR="00FD01A1" w:rsidRPr="00C20354" w:rsidDel="00F36984" w:rsidRDefault="00FD01A1" w:rsidP="00D53529">
            <w:pPr>
              <w:tabs>
                <w:tab w:val="num" w:pos="0"/>
                <w:tab w:val="left" w:pos="1080"/>
              </w:tabs>
              <w:spacing w:before="60" w:after="60"/>
              <w:rPr>
                <w:del w:id="297" w:author="Gayathiri Kumar" w:date="2025-10-16T11:04:00Z" w16du:dateUtc="2025-10-16T15:04:00Z"/>
                <w:sz w:val="18"/>
                <w:szCs w:val="28"/>
              </w:rPr>
            </w:pPr>
            <w:del w:id="298" w:author="Gayathiri Kumar" w:date="2025-10-16T11:04:00Z" w16du:dateUtc="2025-10-16T15:04:00Z">
              <w:r w:rsidRPr="00C20354" w:rsidDel="00F36984">
                <w:rPr>
                  <w:sz w:val="18"/>
                  <w:szCs w:val="28"/>
                </w:rPr>
                <w:delText>Workflows</w:delText>
              </w:r>
            </w:del>
          </w:p>
        </w:tc>
        <w:tc>
          <w:tcPr>
            <w:tcW w:w="7020" w:type="dxa"/>
            <w:tcBorders>
              <w:top w:val="single" w:sz="4" w:space="0" w:color="C9C9C9"/>
              <w:left w:val="single" w:sz="4" w:space="0" w:color="C9C9C9"/>
              <w:bottom w:val="single" w:sz="4" w:space="0" w:color="C9C9C9"/>
              <w:right w:val="single" w:sz="4" w:space="0" w:color="C9C9C9"/>
            </w:tcBorders>
            <w:hideMark/>
          </w:tcPr>
          <w:p w14:paraId="055CD188" w14:textId="4432BD9F"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299" w:author="Gayathiri Kumar" w:date="2025-10-16T11:04:00Z" w16du:dateUtc="2025-10-16T15:04:00Z"/>
                <w:sz w:val="18"/>
                <w:szCs w:val="28"/>
              </w:rPr>
            </w:pPr>
            <w:del w:id="300" w:author="Gayathiri Kumar" w:date="2025-10-16T11:04:00Z" w16du:dateUtc="2025-10-16T15:04:00Z">
              <w:r w:rsidRPr="00C20354" w:rsidDel="00F36984">
                <w:rPr>
                  <w:sz w:val="18"/>
                  <w:szCs w:val="28"/>
                </w:rPr>
                <w:delText>1 Project Template</w:delText>
              </w:r>
            </w:del>
          </w:p>
          <w:p w14:paraId="54DF0D6C" w14:textId="6CBDCC8A"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01" w:author="Gayathiri Kumar" w:date="2025-10-16T11:04:00Z" w16du:dateUtc="2025-10-16T15:04:00Z"/>
                <w:sz w:val="18"/>
                <w:szCs w:val="28"/>
              </w:rPr>
            </w:pPr>
            <w:del w:id="302" w:author="Gayathiri Kumar" w:date="2025-10-16T11:04:00Z" w16du:dateUtc="2025-10-16T15:04:00Z">
              <w:r w:rsidRPr="00C20354" w:rsidDel="00F36984">
                <w:rPr>
                  <w:sz w:val="18"/>
                  <w:szCs w:val="28"/>
                </w:rPr>
                <w:delText>2 Simple Approval Workflows</w:delText>
              </w:r>
              <w:r w:rsidRPr="00C20354" w:rsidDel="00F36984">
                <w:rPr>
                  <w:sz w:val="18"/>
                  <w:szCs w:val="28"/>
                </w:rPr>
                <w:br/>
                <w:delText>1 Complex Asset Lifecycle Workflow</w:delText>
              </w:r>
            </w:del>
          </w:p>
          <w:p w14:paraId="0C12B8DC" w14:textId="27589E9E"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03" w:author="Gayathiri Kumar" w:date="2025-10-16T11:04:00Z" w16du:dateUtc="2025-10-16T15:04:00Z"/>
                <w:bCs/>
                <w:sz w:val="18"/>
                <w:szCs w:val="28"/>
              </w:rPr>
            </w:pPr>
            <w:del w:id="304" w:author="Gayathiri Kumar" w:date="2025-10-16T11:04:00Z" w16du:dateUtc="2025-10-16T15:04:00Z">
              <w:r w:rsidRPr="00C20354" w:rsidDel="00F36984">
                <w:rPr>
                  <w:sz w:val="18"/>
                  <w:szCs w:val="28"/>
                </w:rPr>
                <w:delText>3 custom workflow steps</w:delText>
              </w:r>
            </w:del>
          </w:p>
        </w:tc>
      </w:tr>
      <w:tr w:rsidR="00FD01A1" w:rsidDel="00F36984" w14:paraId="6C52EAD2" w14:textId="5930F111" w:rsidTr="00EE5561">
        <w:trPr>
          <w:trHeight w:val="386"/>
          <w:del w:id="305"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shd w:val="clear" w:color="auto" w:fill="EDEDED"/>
            <w:hideMark/>
          </w:tcPr>
          <w:p w14:paraId="592F143D" w14:textId="1C5BD2A1" w:rsidR="00FD01A1" w:rsidRPr="00C20354" w:rsidDel="00F36984" w:rsidRDefault="00FD01A1" w:rsidP="00D53529">
            <w:pPr>
              <w:tabs>
                <w:tab w:val="num" w:pos="0"/>
                <w:tab w:val="left" w:pos="1080"/>
              </w:tabs>
              <w:spacing w:before="60" w:after="60"/>
              <w:rPr>
                <w:del w:id="306" w:author="Gayathiri Kumar" w:date="2025-10-16T11:04:00Z" w16du:dateUtc="2025-10-16T15:04:00Z"/>
                <w:sz w:val="18"/>
                <w:szCs w:val="28"/>
              </w:rPr>
            </w:pPr>
            <w:del w:id="307" w:author="Gayathiri Kumar" w:date="2025-10-16T11:04:00Z" w16du:dateUtc="2025-10-16T15:04:00Z">
              <w:r w:rsidRPr="00C20354" w:rsidDel="00F36984">
                <w:rPr>
                  <w:sz w:val="18"/>
                  <w:szCs w:val="28"/>
                </w:rPr>
                <w:delText>Asset Share</w:delText>
              </w:r>
            </w:del>
          </w:p>
        </w:tc>
        <w:tc>
          <w:tcPr>
            <w:tcW w:w="7020" w:type="dxa"/>
            <w:tcBorders>
              <w:top w:val="single" w:sz="4" w:space="0" w:color="C9C9C9"/>
              <w:left w:val="single" w:sz="4" w:space="0" w:color="C9C9C9"/>
              <w:bottom w:val="single" w:sz="4" w:space="0" w:color="C9C9C9"/>
              <w:right w:val="single" w:sz="4" w:space="0" w:color="C9C9C9"/>
            </w:tcBorders>
            <w:shd w:val="clear" w:color="auto" w:fill="EDEDED"/>
            <w:hideMark/>
          </w:tcPr>
          <w:p w14:paraId="7E285507" w14:textId="2E143B3A"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08" w:author="Gayathiri Kumar" w:date="2025-10-16T11:04:00Z" w16du:dateUtc="2025-10-16T15:04:00Z"/>
                <w:bCs/>
                <w:sz w:val="18"/>
                <w:szCs w:val="28"/>
              </w:rPr>
            </w:pPr>
            <w:del w:id="309" w:author="Gayathiri Kumar" w:date="2025-10-16T11:04:00Z" w16du:dateUtc="2025-10-16T15:04:00Z">
              <w:r w:rsidRPr="00C20354" w:rsidDel="00F36984">
                <w:rPr>
                  <w:sz w:val="18"/>
                  <w:szCs w:val="28"/>
                </w:rPr>
                <w:delText>4 (1 complex base template, 1 medium, 2 simple).  Site will be developed as standard HTML5 app.  Single-page-application not in scope.</w:delText>
              </w:r>
            </w:del>
          </w:p>
        </w:tc>
      </w:tr>
      <w:tr w:rsidR="00FD01A1" w:rsidDel="00F36984" w14:paraId="2558C04C" w14:textId="0D7596C1" w:rsidTr="00EE5561">
        <w:trPr>
          <w:trHeight w:val="386"/>
          <w:del w:id="310"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tcPr>
          <w:p w14:paraId="44076F1A" w14:textId="332BFAB8" w:rsidR="00FD01A1" w:rsidRPr="00C20354" w:rsidDel="00F36984" w:rsidRDefault="00FD01A1" w:rsidP="00D53529">
            <w:pPr>
              <w:tabs>
                <w:tab w:val="num" w:pos="0"/>
                <w:tab w:val="left" w:pos="1080"/>
              </w:tabs>
              <w:spacing w:before="60" w:after="60"/>
              <w:rPr>
                <w:del w:id="311" w:author="Gayathiri Kumar" w:date="2025-10-16T11:04:00Z" w16du:dateUtc="2025-10-16T15:04:00Z"/>
                <w:sz w:val="18"/>
                <w:szCs w:val="28"/>
              </w:rPr>
            </w:pPr>
            <w:del w:id="312" w:author="Gayathiri Kumar" w:date="2025-10-16T11:04:00Z" w16du:dateUtc="2025-10-16T15:04:00Z">
              <w:r w:rsidRPr="00C20354" w:rsidDel="00F36984">
                <w:rPr>
                  <w:sz w:val="18"/>
                  <w:szCs w:val="28"/>
                </w:rPr>
                <w:delText>Additional Configurations and Customizations</w:delText>
              </w:r>
            </w:del>
          </w:p>
        </w:tc>
        <w:tc>
          <w:tcPr>
            <w:tcW w:w="7020" w:type="dxa"/>
            <w:tcBorders>
              <w:top w:val="single" w:sz="4" w:space="0" w:color="C9C9C9"/>
              <w:left w:val="single" w:sz="4" w:space="0" w:color="C9C9C9"/>
              <w:bottom w:val="single" w:sz="4" w:space="0" w:color="C9C9C9"/>
              <w:right w:val="single" w:sz="4" w:space="0" w:color="C9C9C9"/>
            </w:tcBorders>
          </w:tcPr>
          <w:p w14:paraId="6C3E192D" w14:textId="2159CF62"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13" w:author="Gayathiri Kumar" w:date="2025-10-16T11:04:00Z" w16du:dateUtc="2025-10-16T15:04:00Z"/>
                <w:bCs/>
                <w:color w:val="FF0000"/>
                <w:sz w:val="18"/>
                <w:szCs w:val="28"/>
              </w:rPr>
            </w:pPr>
            <w:del w:id="314" w:author="Gayathiri Kumar" w:date="2025-10-16T11:04:00Z" w16du:dateUtc="2025-10-16T15:04:00Z">
              <w:r w:rsidRPr="00C20354" w:rsidDel="00F36984">
                <w:rPr>
                  <w:bCs/>
                  <w:color w:val="FF0000"/>
                  <w:sz w:val="18"/>
                  <w:szCs w:val="28"/>
                  <w:highlight w:val="yellow"/>
                </w:rPr>
                <w:delText>Be specific</w:delText>
              </w:r>
            </w:del>
          </w:p>
        </w:tc>
      </w:tr>
      <w:tr w:rsidR="00FD01A1" w:rsidDel="00F36984" w14:paraId="7C56D505" w14:textId="4EA1CF8C" w:rsidTr="00EE5561">
        <w:trPr>
          <w:trHeight w:val="386"/>
          <w:del w:id="315"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hideMark/>
          </w:tcPr>
          <w:p w14:paraId="58D5DB48" w14:textId="7459DF97" w:rsidR="00FD01A1" w:rsidRPr="00C20354" w:rsidDel="00F36984" w:rsidRDefault="00FD01A1" w:rsidP="00D53529">
            <w:pPr>
              <w:tabs>
                <w:tab w:val="num" w:pos="0"/>
                <w:tab w:val="left" w:pos="1080"/>
              </w:tabs>
              <w:spacing w:before="60" w:after="60"/>
              <w:rPr>
                <w:del w:id="316" w:author="Gayathiri Kumar" w:date="2025-10-16T11:04:00Z" w16du:dateUtc="2025-10-16T15:04:00Z"/>
                <w:sz w:val="18"/>
                <w:szCs w:val="28"/>
              </w:rPr>
            </w:pPr>
            <w:del w:id="317" w:author="Gayathiri Kumar" w:date="2025-10-16T11:04:00Z" w16du:dateUtc="2025-10-16T15:04:00Z">
              <w:r w:rsidRPr="00C20354" w:rsidDel="00F36984">
                <w:rPr>
                  <w:sz w:val="18"/>
                  <w:szCs w:val="28"/>
                </w:rPr>
                <w:delText>Author UI Customization</w:delText>
              </w:r>
            </w:del>
          </w:p>
        </w:tc>
        <w:tc>
          <w:tcPr>
            <w:tcW w:w="7020" w:type="dxa"/>
            <w:tcBorders>
              <w:top w:val="single" w:sz="4" w:space="0" w:color="C9C9C9"/>
              <w:left w:val="single" w:sz="4" w:space="0" w:color="C9C9C9"/>
              <w:bottom w:val="single" w:sz="4" w:space="0" w:color="C9C9C9"/>
              <w:right w:val="single" w:sz="4" w:space="0" w:color="C9C9C9"/>
            </w:tcBorders>
            <w:hideMark/>
          </w:tcPr>
          <w:p w14:paraId="1F4A316D" w14:textId="54DD736C"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18" w:author="Gayathiri Kumar" w:date="2025-10-16T11:04:00Z" w16du:dateUtc="2025-10-16T15:04:00Z"/>
                <w:bCs/>
                <w:sz w:val="18"/>
                <w:szCs w:val="28"/>
              </w:rPr>
            </w:pPr>
            <w:del w:id="319" w:author="Gayathiri Kumar" w:date="2025-10-16T11:04:00Z" w16du:dateUtc="2025-10-16T15:04:00Z">
              <w:r w:rsidRPr="00C20354" w:rsidDel="00F36984">
                <w:rPr>
                  <w:bCs/>
                  <w:sz w:val="18"/>
                  <w:szCs w:val="28"/>
                </w:rPr>
                <w:delText>Not in scope</w:delText>
              </w:r>
            </w:del>
          </w:p>
        </w:tc>
      </w:tr>
      <w:tr w:rsidR="00FD01A1" w:rsidDel="00F36984" w14:paraId="4A6EF20B" w14:textId="65BA9EA0" w:rsidTr="00EE5561">
        <w:trPr>
          <w:trHeight w:val="386"/>
          <w:del w:id="320"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shd w:val="clear" w:color="auto" w:fill="EDEDED"/>
            <w:hideMark/>
          </w:tcPr>
          <w:p w14:paraId="2A372A63" w14:textId="12A0EFA1" w:rsidR="00FD01A1" w:rsidRPr="00C20354" w:rsidDel="00F36984" w:rsidRDefault="00FD01A1" w:rsidP="00D53529">
            <w:pPr>
              <w:tabs>
                <w:tab w:val="num" w:pos="0"/>
                <w:tab w:val="left" w:pos="1080"/>
              </w:tabs>
              <w:spacing w:before="60" w:after="60"/>
              <w:rPr>
                <w:del w:id="321" w:author="Gayathiri Kumar" w:date="2025-10-16T11:04:00Z" w16du:dateUtc="2025-10-16T15:04:00Z"/>
                <w:sz w:val="18"/>
                <w:szCs w:val="28"/>
              </w:rPr>
            </w:pPr>
            <w:del w:id="322" w:author="Gayathiri Kumar" w:date="2025-10-16T11:04:00Z" w16du:dateUtc="2025-10-16T15:04:00Z">
              <w:r w:rsidRPr="00C20354" w:rsidDel="00F36984">
                <w:rPr>
                  <w:sz w:val="18"/>
                  <w:szCs w:val="28"/>
                </w:rPr>
                <w:delText>Rendition</w:delText>
              </w:r>
              <w:r w:rsidRPr="00C20354" w:rsidDel="00F36984">
                <w:rPr>
                  <w:b w:val="0"/>
                  <w:bCs w:val="0"/>
                  <w:sz w:val="18"/>
                  <w:szCs w:val="28"/>
                </w:rPr>
                <w:delText>s</w:delText>
              </w:r>
              <w:r w:rsidRPr="00C20354" w:rsidDel="00F36984">
                <w:rPr>
                  <w:sz w:val="18"/>
                  <w:szCs w:val="28"/>
                </w:rPr>
                <w:delText xml:space="preserve"> and Processing</w:delText>
              </w:r>
            </w:del>
          </w:p>
        </w:tc>
        <w:tc>
          <w:tcPr>
            <w:tcW w:w="7020" w:type="dxa"/>
            <w:tcBorders>
              <w:top w:val="single" w:sz="4" w:space="0" w:color="C9C9C9"/>
              <w:left w:val="single" w:sz="4" w:space="0" w:color="C9C9C9"/>
              <w:bottom w:val="single" w:sz="4" w:space="0" w:color="C9C9C9"/>
              <w:right w:val="single" w:sz="4" w:space="0" w:color="C9C9C9"/>
            </w:tcBorders>
            <w:shd w:val="clear" w:color="auto" w:fill="EDEDED"/>
            <w:hideMark/>
          </w:tcPr>
          <w:p w14:paraId="2161DE53" w14:textId="32FD8905"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23" w:author="Gayathiri Kumar" w:date="2025-10-16T11:04:00Z" w16du:dateUtc="2025-10-16T15:04:00Z"/>
                <w:sz w:val="18"/>
                <w:szCs w:val="28"/>
              </w:rPr>
            </w:pPr>
            <w:del w:id="324" w:author="Gayathiri Kumar" w:date="2025-10-16T11:04:00Z" w16du:dateUtc="2025-10-16T15:04:00Z">
              <w:r w:rsidRPr="00C20354" w:rsidDel="00F36984">
                <w:rPr>
                  <w:sz w:val="18"/>
                  <w:szCs w:val="28"/>
                </w:rPr>
                <w:delText>3 Simple Image Rendition Workflows</w:delText>
              </w:r>
            </w:del>
          </w:p>
          <w:p w14:paraId="429ADF22" w14:textId="626F5FC9"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25" w:author="Gayathiri Kumar" w:date="2025-10-16T11:04:00Z" w16du:dateUtc="2025-10-16T15:04:00Z"/>
                <w:bCs/>
                <w:sz w:val="18"/>
                <w:szCs w:val="28"/>
              </w:rPr>
            </w:pPr>
            <w:del w:id="326" w:author="Gayathiri Kumar" w:date="2025-10-16T11:04:00Z" w16du:dateUtc="2025-10-16T15:04:00Z">
              <w:r w:rsidRPr="00C20354" w:rsidDel="00F36984">
                <w:rPr>
                  <w:bCs/>
                  <w:sz w:val="18"/>
                  <w:szCs w:val="28"/>
                </w:rPr>
                <w:delText>4 Medium Metadata Processing rules</w:delText>
              </w:r>
            </w:del>
          </w:p>
        </w:tc>
      </w:tr>
      <w:tr w:rsidR="00FD01A1" w:rsidDel="00F36984" w14:paraId="52C4250A" w14:textId="74DEA6C5" w:rsidTr="00EE5561">
        <w:trPr>
          <w:trHeight w:val="386"/>
          <w:del w:id="327"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hideMark/>
          </w:tcPr>
          <w:p w14:paraId="1D486FE8" w14:textId="426F4C85" w:rsidR="00FD01A1" w:rsidRPr="00C20354" w:rsidDel="00F36984" w:rsidRDefault="00FD01A1" w:rsidP="00D53529">
            <w:pPr>
              <w:tabs>
                <w:tab w:val="num" w:pos="0"/>
                <w:tab w:val="left" w:pos="1080"/>
              </w:tabs>
              <w:spacing w:before="60" w:after="60"/>
              <w:rPr>
                <w:del w:id="328" w:author="Gayathiri Kumar" w:date="2025-10-16T11:04:00Z" w16du:dateUtc="2025-10-16T15:04:00Z"/>
                <w:sz w:val="18"/>
                <w:szCs w:val="28"/>
              </w:rPr>
            </w:pPr>
            <w:del w:id="329" w:author="Gayathiri Kumar" w:date="2025-10-16T11:04:00Z" w16du:dateUtc="2025-10-16T15:04:00Z">
              <w:r w:rsidRPr="00C20354" w:rsidDel="00F36984">
                <w:rPr>
                  <w:sz w:val="18"/>
                  <w:szCs w:val="28"/>
                </w:rPr>
                <w:delText>3</w:delText>
              </w:r>
              <w:r w:rsidRPr="00C20354" w:rsidDel="00F36984">
                <w:rPr>
                  <w:sz w:val="18"/>
                  <w:szCs w:val="28"/>
                  <w:vertAlign w:val="superscript"/>
                </w:rPr>
                <w:delText>rd</w:delText>
              </w:r>
              <w:r w:rsidRPr="00C20354" w:rsidDel="00F36984">
                <w:rPr>
                  <w:sz w:val="18"/>
                  <w:szCs w:val="28"/>
                </w:rPr>
                <w:delText xml:space="preserve"> Party Integrations</w:delText>
              </w:r>
            </w:del>
          </w:p>
        </w:tc>
        <w:tc>
          <w:tcPr>
            <w:tcW w:w="7020" w:type="dxa"/>
            <w:tcBorders>
              <w:top w:val="single" w:sz="4" w:space="0" w:color="C9C9C9"/>
              <w:left w:val="single" w:sz="4" w:space="0" w:color="C9C9C9"/>
              <w:bottom w:val="single" w:sz="4" w:space="0" w:color="C9C9C9"/>
              <w:right w:val="single" w:sz="4" w:space="0" w:color="C9C9C9"/>
            </w:tcBorders>
            <w:hideMark/>
          </w:tcPr>
          <w:p w14:paraId="7EF9DDEF" w14:textId="5E942866"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30" w:author="Gayathiri Kumar" w:date="2025-10-16T11:04:00Z" w16du:dateUtc="2025-10-16T15:04:00Z"/>
                <w:bCs/>
                <w:sz w:val="18"/>
                <w:szCs w:val="28"/>
              </w:rPr>
            </w:pPr>
            <w:del w:id="331" w:author="Gayathiri Kumar" w:date="2025-10-16T11:04:00Z" w16du:dateUtc="2025-10-16T15:04:00Z">
              <w:r w:rsidRPr="00C20354" w:rsidDel="00F36984">
                <w:rPr>
                  <w:sz w:val="18"/>
                  <w:szCs w:val="28"/>
                </w:rPr>
                <w:delText>Not in Scope</w:delText>
              </w:r>
            </w:del>
          </w:p>
        </w:tc>
      </w:tr>
      <w:tr w:rsidR="00FD01A1" w:rsidDel="00F36984" w14:paraId="317B1753" w14:textId="56FA476E" w:rsidTr="00EE5561">
        <w:trPr>
          <w:trHeight w:val="386"/>
          <w:del w:id="332"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shd w:val="clear" w:color="auto" w:fill="EDEDED"/>
            <w:hideMark/>
          </w:tcPr>
          <w:p w14:paraId="49CDDD5A" w14:textId="458E0BC3" w:rsidR="00FD01A1" w:rsidRPr="00C20354" w:rsidDel="00F36984" w:rsidRDefault="00FD01A1" w:rsidP="00D53529">
            <w:pPr>
              <w:tabs>
                <w:tab w:val="num" w:pos="0"/>
                <w:tab w:val="left" w:pos="1080"/>
              </w:tabs>
              <w:spacing w:before="60" w:after="60"/>
              <w:rPr>
                <w:del w:id="333" w:author="Gayathiri Kumar" w:date="2025-10-16T11:04:00Z" w16du:dateUtc="2025-10-16T15:04:00Z"/>
                <w:sz w:val="18"/>
                <w:szCs w:val="28"/>
              </w:rPr>
            </w:pPr>
            <w:del w:id="334" w:author="Gayathiri Kumar" w:date="2025-10-16T11:04:00Z" w16du:dateUtc="2025-10-16T15:04:00Z">
              <w:r w:rsidRPr="00C20354" w:rsidDel="00F36984">
                <w:rPr>
                  <w:sz w:val="18"/>
                  <w:szCs w:val="28"/>
                </w:rPr>
                <w:delText>Dynamic Media</w:delText>
              </w:r>
            </w:del>
          </w:p>
        </w:tc>
        <w:tc>
          <w:tcPr>
            <w:tcW w:w="7020" w:type="dxa"/>
            <w:tcBorders>
              <w:top w:val="single" w:sz="4" w:space="0" w:color="C9C9C9"/>
              <w:left w:val="single" w:sz="4" w:space="0" w:color="C9C9C9"/>
              <w:bottom w:val="single" w:sz="4" w:space="0" w:color="C9C9C9"/>
              <w:right w:val="single" w:sz="4" w:space="0" w:color="C9C9C9"/>
            </w:tcBorders>
            <w:shd w:val="clear" w:color="auto" w:fill="EDEDED"/>
            <w:hideMark/>
          </w:tcPr>
          <w:p w14:paraId="79B1B509" w14:textId="69B81B40"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35" w:author="Gayathiri Kumar" w:date="2025-10-16T11:04:00Z" w16du:dateUtc="2025-10-16T15:04:00Z"/>
                <w:bCs/>
                <w:sz w:val="18"/>
                <w:szCs w:val="28"/>
              </w:rPr>
            </w:pPr>
            <w:del w:id="336" w:author="Gayathiri Kumar" w:date="2025-10-16T11:04:00Z" w16du:dateUtc="2025-10-16T15:04:00Z">
              <w:r w:rsidRPr="00C20354" w:rsidDel="00F36984">
                <w:rPr>
                  <w:sz w:val="18"/>
                  <w:szCs w:val="28"/>
                </w:rPr>
                <w:delText>Not in Scope</w:delText>
              </w:r>
            </w:del>
          </w:p>
        </w:tc>
      </w:tr>
      <w:tr w:rsidR="00FD01A1" w:rsidDel="00F36984" w14:paraId="5BBF8956" w14:textId="47E1CB21" w:rsidTr="00EE5561">
        <w:trPr>
          <w:trHeight w:val="386"/>
          <w:del w:id="337"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hideMark/>
          </w:tcPr>
          <w:p w14:paraId="5A3AAB22" w14:textId="5CBF6337" w:rsidR="00FD01A1" w:rsidRPr="00C20354" w:rsidDel="00F36984" w:rsidRDefault="00FD01A1" w:rsidP="00D53529">
            <w:pPr>
              <w:tabs>
                <w:tab w:val="num" w:pos="0"/>
                <w:tab w:val="left" w:pos="1080"/>
              </w:tabs>
              <w:spacing w:before="60" w:after="60"/>
              <w:rPr>
                <w:del w:id="338" w:author="Gayathiri Kumar" w:date="2025-10-16T11:04:00Z" w16du:dateUtc="2025-10-16T15:04:00Z"/>
                <w:sz w:val="18"/>
                <w:szCs w:val="28"/>
              </w:rPr>
            </w:pPr>
            <w:del w:id="339" w:author="Gayathiri Kumar" w:date="2025-10-16T11:04:00Z" w16du:dateUtc="2025-10-16T15:04:00Z">
              <w:r w:rsidRPr="00C20354" w:rsidDel="00F36984">
                <w:rPr>
                  <w:sz w:val="18"/>
                  <w:szCs w:val="28"/>
                </w:rPr>
                <w:delText>Asset sharing</w:delText>
              </w:r>
            </w:del>
          </w:p>
        </w:tc>
        <w:tc>
          <w:tcPr>
            <w:tcW w:w="7020" w:type="dxa"/>
            <w:tcBorders>
              <w:top w:val="single" w:sz="4" w:space="0" w:color="C9C9C9"/>
              <w:left w:val="single" w:sz="4" w:space="0" w:color="C9C9C9"/>
              <w:bottom w:val="single" w:sz="4" w:space="0" w:color="C9C9C9"/>
              <w:right w:val="single" w:sz="4" w:space="0" w:color="C9C9C9"/>
            </w:tcBorders>
            <w:hideMark/>
          </w:tcPr>
          <w:p w14:paraId="17C42B58" w14:textId="125E54A4" w:rsidR="00FD01A1" w:rsidRPr="00C20354" w:rsidDel="00F36984" w:rsidRDefault="00FD01A1" w:rsidP="00D53529">
            <w:pPr>
              <w:spacing w:line="256" w:lineRule="auto"/>
              <w:cnfStyle w:val="000000000000" w:firstRow="0" w:lastRow="0" w:firstColumn="0" w:lastColumn="0" w:oddVBand="0" w:evenVBand="0" w:oddHBand="0" w:evenHBand="0" w:firstRowFirstColumn="0" w:firstRowLastColumn="0" w:lastRowFirstColumn="0" w:lastRowLastColumn="0"/>
              <w:rPr>
                <w:del w:id="340" w:author="Gayathiri Kumar" w:date="2025-10-16T11:04:00Z" w16du:dateUtc="2025-10-16T15:04:00Z"/>
                <w:sz w:val="18"/>
                <w:szCs w:val="28"/>
              </w:rPr>
            </w:pPr>
            <w:del w:id="341" w:author="Gayathiri Kumar" w:date="2025-10-16T11:04:00Z" w16du:dateUtc="2025-10-16T15:04:00Z">
              <w:r w:rsidRPr="00C20354" w:rsidDel="00F36984">
                <w:rPr>
                  <w:sz w:val="18"/>
                  <w:szCs w:val="28"/>
                </w:rPr>
                <w:delText>Configure AEM Asset Share Commons with customer branding.</w:delText>
              </w:r>
            </w:del>
          </w:p>
        </w:tc>
      </w:tr>
      <w:tr w:rsidR="00FD01A1" w:rsidDel="00F36984" w14:paraId="4A36AA7B" w14:textId="146D7BE0" w:rsidTr="00EE5561">
        <w:trPr>
          <w:trHeight w:val="420"/>
          <w:del w:id="342"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shd w:val="clear" w:color="auto" w:fill="EDEDED"/>
            <w:hideMark/>
          </w:tcPr>
          <w:p w14:paraId="5E049530" w14:textId="2CBEBAC2" w:rsidR="00FD01A1" w:rsidRPr="00C20354" w:rsidDel="00F36984" w:rsidRDefault="00FD01A1" w:rsidP="00D53529">
            <w:pPr>
              <w:tabs>
                <w:tab w:val="num" w:pos="0"/>
                <w:tab w:val="left" w:pos="1080"/>
              </w:tabs>
              <w:spacing w:before="60" w:after="60"/>
              <w:rPr>
                <w:del w:id="343" w:author="Gayathiri Kumar" w:date="2025-10-16T11:04:00Z" w16du:dateUtc="2025-10-16T15:04:00Z"/>
                <w:sz w:val="18"/>
                <w:szCs w:val="28"/>
              </w:rPr>
            </w:pPr>
            <w:del w:id="344" w:author="Gayathiri Kumar" w:date="2025-10-16T11:04:00Z" w16du:dateUtc="2025-10-16T15:04:00Z">
              <w:r w:rsidRPr="00C20354" w:rsidDel="00F36984">
                <w:rPr>
                  <w:sz w:val="18"/>
                  <w:szCs w:val="28"/>
                </w:rPr>
                <w:delText>Asset migration</w:delText>
              </w:r>
            </w:del>
          </w:p>
        </w:tc>
        <w:tc>
          <w:tcPr>
            <w:tcW w:w="7020" w:type="dxa"/>
            <w:tcBorders>
              <w:top w:val="single" w:sz="4" w:space="0" w:color="C9C9C9"/>
              <w:left w:val="single" w:sz="4" w:space="0" w:color="C9C9C9"/>
              <w:bottom w:val="single" w:sz="4" w:space="0" w:color="C9C9C9"/>
              <w:right w:val="single" w:sz="4" w:space="0" w:color="C9C9C9"/>
            </w:tcBorders>
            <w:shd w:val="clear" w:color="auto" w:fill="EDEDED"/>
          </w:tcPr>
          <w:p w14:paraId="70DC3052" w14:textId="67BE8E7F"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45" w:author="Gayathiri Kumar" w:date="2025-10-16T11:04:00Z" w16du:dateUtc="2025-10-16T15:04:00Z"/>
                <w:bCs/>
                <w:sz w:val="18"/>
                <w:szCs w:val="28"/>
              </w:rPr>
            </w:pPr>
            <w:del w:id="346" w:author="Gayathiri Kumar" w:date="2025-10-16T11:04:00Z" w16du:dateUtc="2025-10-16T15:04:00Z">
              <w:r w:rsidRPr="00C20354" w:rsidDel="00F36984">
                <w:rPr>
                  <w:sz w:val="18"/>
                  <w:szCs w:val="28"/>
                </w:rPr>
                <w:delText>Adobe will automate migration of up to 50 GB of assets and provide support for customer to migrate up to 500 GB of assets.</w:delText>
              </w:r>
            </w:del>
          </w:p>
        </w:tc>
      </w:tr>
      <w:tr w:rsidR="00FD01A1" w:rsidDel="00F36984" w14:paraId="14327397" w14:textId="65813695" w:rsidTr="00EE5561">
        <w:trPr>
          <w:trHeight w:val="386"/>
          <w:del w:id="347"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hideMark/>
          </w:tcPr>
          <w:p w14:paraId="2E3711B8" w14:textId="7D2ED479" w:rsidR="00FD01A1" w:rsidRPr="00C20354" w:rsidDel="00F36984" w:rsidRDefault="00FD01A1" w:rsidP="00D53529">
            <w:pPr>
              <w:tabs>
                <w:tab w:val="num" w:pos="0"/>
                <w:tab w:val="left" w:pos="1080"/>
              </w:tabs>
              <w:spacing w:before="60" w:after="60"/>
              <w:rPr>
                <w:del w:id="348" w:author="Gayathiri Kumar" w:date="2025-10-16T11:04:00Z" w16du:dateUtc="2025-10-16T15:04:00Z"/>
                <w:sz w:val="18"/>
                <w:szCs w:val="28"/>
              </w:rPr>
            </w:pPr>
            <w:del w:id="349" w:author="Gayathiri Kumar" w:date="2025-10-16T11:04:00Z" w16du:dateUtc="2025-10-16T15:04:00Z">
              <w:r w:rsidRPr="00C20354" w:rsidDel="00F36984">
                <w:rPr>
                  <w:sz w:val="18"/>
                  <w:szCs w:val="28"/>
                </w:rPr>
                <w:delText>Performance optimization</w:delText>
              </w:r>
            </w:del>
          </w:p>
        </w:tc>
        <w:tc>
          <w:tcPr>
            <w:tcW w:w="7020" w:type="dxa"/>
            <w:tcBorders>
              <w:top w:val="single" w:sz="4" w:space="0" w:color="C9C9C9"/>
              <w:left w:val="single" w:sz="4" w:space="0" w:color="C9C9C9"/>
              <w:bottom w:val="single" w:sz="4" w:space="0" w:color="C9C9C9"/>
              <w:right w:val="single" w:sz="4" w:space="0" w:color="C9C9C9"/>
            </w:tcBorders>
            <w:hideMark/>
          </w:tcPr>
          <w:p w14:paraId="11AF7BF0" w14:textId="1DE496FD"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50" w:author="Gayathiri Kumar" w:date="2025-10-16T11:04:00Z" w16du:dateUtc="2025-10-16T15:04:00Z"/>
                <w:bCs/>
                <w:sz w:val="18"/>
                <w:szCs w:val="28"/>
              </w:rPr>
            </w:pPr>
            <w:del w:id="351" w:author="Gayathiri Kumar" w:date="2025-10-16T11:04:00Z" w16du:dateUtc="2025-10-16T15:04:00Z">
              <w:r w:rsidRPr="00C20354" w:rsidDel="00F36984">
                <w:rPr>
                  <w:sz w:val="18"/>
                  <w:szCs w:val="28"/>
                </w:rPr>
                <w:delText>120 hours of performance testing included</w:delText>
              </w:r>
            </w:del>
          </w:p>
        </w:tc>
      </w:tr>
      <w:tr w:rsidR="00FD01A1" w:rsidDel="00F36984" w14:paraId="65783227" w14:textId="0F49E2B3" w:rsidTr="00EE5561">
        <w:trPr>
          <w:trHeight w:val="417"/>
          <w:del w:id="352"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hideMark/>
          </w:tcPr>
          <w:p w14:paraId="6E8933AE" w14:textId="15204AEB" w:rsidR="00FD01A1" w:rsidRPr="00C20354" w:rsidDel="00F36984" w:rsidRDefault="00FD01A1" w:rsidP="00D53529">
            <w:pPr>
              <w:tabs>
                <w:tab w:val="num" w:pos="0"/>
                <w:tab w:val="left" w:pos="1080"/>
              </w:tabs>
              <w:spacing w:before="60" w:after="60"/>
              <w:rPr>
                <w:del w:id="353" w:author="Gayathiri Kumar" w:date="2025-10-16T11:04:00Z" w16du:dateUtc="2025-10-16T15:04:00Z"/>
                <w:sz w:val="18"/>
                <w:szCs w:val="28"/>
              </w:rPr>
            </w:pPr>
            <w:del w:id="354" w:author="Gayathiri Kumar" w:date="2025-10-16T11:04:00Z" w16du:dateUtc="2025-10-16T15:04:00Z">
              <w:r w:rsidRPr="00C20354" w:rsidDel="00F36984">
                <w:rPr>
                  <w:sz w:val="18"/>
                  <w:szCs w:val="28"/>
                </w:rPr>
                <w:delText>Customer Enablement</w:delText>
              </w:r>
            </w:del>
          </w:p>
        </w:tc>
        <w:tc>
          <w:tcPr>
            <w:tcW w:w="7020" w:type="dxa"/>
            <w:tcBorders>
              <w:top w:val="single" w:sz="4" w:space="0" w:color="C9C9C9"/>
              <w:left w:val="single" w:sz="4" w:space="0" w:color="C9C9C9"/>
              <w:bottom w:val="single" w:sz="4" w:space="0" w:color="C9C9C9"/>
              <w:right w:val="single" w:sz="4" w:space="0" w:color="C9C9C9"/>
            </w:tcBorders>
            <w:hideMark/>
          </w:tcPr>
          <w:p w14:paraId="20909386" w14:textId="3CB1E278"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55" w:author="Gayathiri Kumar" w:date="2025-10-16T11:04:00Z" w16du:dateUtc="2025-10-16T15:04:00Z"/>
                <w:bCs/>
                <w:sz w:val="18"/>
                <w:szCs w:val="28"/>
              </w:rPr>
            </w:pPr>
            <w:del w:id="356" w:author="Gayathiri Kumar" w:date="2025-10-16T11:04:00Z" w16du:dateUtc="2025-10-16T15:04:00Z">
              <w:r w:rsidRPr="00C20354" w:rsidDel="00F36984">
                <w:rPr>
                  <w:sz w:val="18"/>
                  <w:szCs w:val="28"/>
                </w:rPr>
                <w:delText>Deskside coaching is not a replacement for Adobe Training Services.  Customer should ensure AEM users receive proper AEM training prior to Go Live.  Project-specific enablement provided during UAT and Go-Live phase through deskside coaching</w:delText>
              </w:r>
            </w:del>
          </w:p>
        </w:tc>
      </w:tr>
      <w:tr w:rsidR="00FD01A1" w:rsidDel="00F36984" w14:paraId="7841EF7D" w14:textId="292DC023" w:rsidTr="00EE5561">
        <w:trPr>
          <w:trHeight w:val="386"/>
          <w:del w:id="357"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hideMark/>
          </w:tcPr>
          <w:p w14:paraId="4F28DE08" w14:textId="00B52C9E" w:rsidR="00FD01A1" w:rsidRPr="00C20354" w:rsidDel="00F36984" w:rsidRDefault="00FD01A1" w:rsidP="00D53529">
            <w:pPr>
              <w:tabs>
                <w:tab w:val="num" w:pos="0"/>
                <w:tab w:val="left" w:pos="1080"/>
              </w:tabs>
              <w:spacing w:before="60" w:after="60"/>
              <w:rPr>
                <w:del w:id="358" w:author="Gayathiri Kumar" w:date="2025-10-16T11:04:00Z" w16du:dateUtc="2025-10-16T15:04:00Z"/>
                <w:sz w:val="18"/>
                <w:szCs w:val="28"/>
              </w:rPr>
            </w:pPr>
            <w:del w:id="359" w:author="Gayathiri Kumar" w:date="2025-10-16T11:04:00Z" w16du:dateUtc="2025-10-16T15:04:00Z">
              <w:r w:rsidRPr="00C20354" w:rsidDel="00F36984">
                <w:rPr>
                  <w:sz w:val="18"/>
                  <w:szCs w:val="28"/>
                </w:rPr>
                <w:delText>Post release support</w:delText>
              </w:r>
            </w:del>
          </w:p>
        </w:tc>
        <w:tc>
          <w:tcPr>
            <w:tcW w:w="7020" w:type="dxa"/>
            <w:tcBorders>
              <w:top w:val="single" w:sz="4" w:space="0" w:color="C9C9C9"/>
              <w:left w:val="single" w:sz="4" w:space="0" w:color="C9C9C9"/>
              <w:bottom w:val="single" w:sz="4" w:space="0" w:color="C9C9C9"/>
              <w:right w:val="single" w:sz="4" w:space="0" w:color="C9C9C9"/>
            </w:tcBorders>
            <w:hideMark/>
          </w:tcPr>
          <w:p w14:paraId="6DDAA6E7" w14:textId="01976C98"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60" w:author="Gayathiri Kumar" w:date="2025-10-16T11:04:00Z" w16du:dateUtc="2025-10-16T15:04:00Z"/>
                <w:bCs/>
                <w:sz w:val="18"/>
                <w:szCs w:val="28"/>
              </w:rPr>
            </w:pPr>
            <w:del w:id="361" w:author="Gayathiri Kumar" w:date="2025-10-16T11:04:00Z" w16du:dateUtc="2025-10-16T15:04:00Z">
              <w:r w:rsidRPr="00C20354" w:rsidDel="00F36984">
                <w:rPr>
                  <w:sz w:val="18"/>
                  <w:szCs w:val="28"/>
                </w:rPr>
                <w:delText>3 weeks</w:delText>
              </w:r>
            </w:del>
          </w:p>
        </w:tc>
      </w:tr>
      <w:tr w:rsidR="00FD01A1" w:rsidDel="00F36984" w14:paraId="55E90933" w14:textId="018F0A14" w:rsidTr="00EE5561">
        <w:trPr>
          <w:trHeight w:val="374"/>
          <w:del w:id="362" w:author="Gayathiri Kumar" w:date="2025-10-16T11:04:00Z" w16du:dateUtc="2025-10-16T15:04:00Z"/>
        </w:trPr>
        <w:tc>
          <w:tcPr>
            <w:cnfStyle w:val="001000000000" w:firstRow="0" w:lastRow="0" w:firstColumn="1" w:lastColumn="0" w:oddVBand="0" w:evenVBand="0" w:oddHBand="0" w:evenHBand="0" w:firstRowFirstColumn="0" w:firstRowLastColumn="0" w:lastRowFirstColumn="0" w:lastRowLastColumn="0"/>
            <w:tcW w:w="3798" w:type="dxa"/>
            <w:tcBorders>
              <w:top w:val="single" w:sz="4" w:space="0" w:color="C9C9C9"/>
              <w:left w:val="single" w:sz="4" w:space="0" w:color="C9C9C9"/>
              <w:bottom w:val="single" w:sz="4" w:space="0" w:color="C9C9C9"/>
              <w:right w:val="single" w:sz="4" w:space="0" w:color="C9C9C9"/>
            </w:tcBorders>
            <w:shd w:val="clear" w:color="auto" w:fill="EDEDED"/>
            <w:hideMark/>
          </w:tcPr>
          <w:p w14:paraId="148D8D1E" w14:textId="7A10925A" w:rsidR="00FD01A1" w:rsidRPr="00C20354" w:rsidDel="00F36984" w:rsidRDefault="00FD01A1" w:rsidP="00D53529">
            <w:pPr>
              <w:tabs>
                <w:tab w:val="num" w:pos="0"/>
                <w:tab w:val="left" w:pos="1080"/>
              </w:tabs>
              <w:spacing w:before="60" w:after="60"/>
              <w:rPr>
                <w:del w:id="363" w:author="Gayathiri Kumar" w:date="2025-10-16T11:04:00Z" w16du:dateUtc="2025-10-16T15:04:00Z"/>
                <w:sz w:val="18"/>
                <w:szCs w:val="28"/>
              </w:rPr>
            </w:pPr>
            <w:del w:id="364" w:author="Gayathiri Kumar" w:date="2025-10-16T11:04:00Z" w16du:dateUtc="2025-10-16T15:04:00Z">
              <w:r w:rsidRPr="00C20354" w:rsidDel="00F36984">
                <w:rPr>
                  <w:sz w:val="18"/>
                  <w:szCs w:val="28"/>
                </w:rPr>
                <w:delText>Security / Penetration Testing</w:delText>
              </w:r>
            </w:del>
          </w:p>
        </w:tc>
        <w:tc>
          <w:tcPr>
            <w:tcW w:w="7020" w:type="dxa"/>
            <w:tcBorders>
              <w:top w:val="single" w:sz="4" w:space="0" w:color="C9C9C9"/>
              <w:left w:val="single" w:sz="4" w:space="0" w:color="C9C9C9"/>
              <w:bottom w:val="single" w:sz="4" w:space="0" w:color="C9C9C9"/>
              <w:right w:val="single" w:sz="4" w:space="0" w:color="C9C9C9"/>
            </w:tcBorders>
            <w:shd w:val="clear" w:color="auto" w:fill="EDEDED"/>
            <w:hideMark/>
          </w:tcPr>
          <w:p w14:paraId="156B715F" w14:textId="64CC02A9" w:rsidR="00FD01A1" w:rsidRPr="00C20354" w:rsidDel="00F36984" w:rsidRDefault="00FD01A1" w:rsidP="00D53529">
            <w:pPr>
              <w:cnfStyle w:val="000000000000" w:firstRow="0" w:lastRow="0" w:firstColumn="0" w:lastColumn="0" w:oddVBand="0" w:evenVBand="0" w:oddHBand="0" w:evenHBand="0" w:firstRowFirstColumn="0" w:firstRowLastColumn="0" w:lastRowFirstColumn="0" w:lastRowLastColumn="0"/>
              <w:rPr>
                <w:del w:id="365" w:author="Gayathiri Kumar" w:date="2025-10-16T11:04:00Z" w16du:dateUtc="2025-10-16T15:04:00Z"/>
                <w:sz w:val="18"/>
                <w:szCs w:val="28"/>
              </w:rPr>
            </w:pPr>
            <w:del w:id="366" w:author="Gayathiri Kumar" w:date="2025-10-16T11:04:00Z" w16du:dateUtc="2025-10-16T15:04:00Z">
              <w:r w:rsidRPr="00C20354" w:rsidDel="00F36984">
                <w:rPr>
                  <w:sz w:val="18"/>
                  <w:szCs w:val="28"/>
                </w:rPr>
                <w:delText>Adobe will perform standard security checklist.  Customer is responsible for security penetration testing</w:delText>
              </w:r>
            </w:del>
          </w:p>
        </w:tc>
      </w:tr>
    </w:tbl>
    <w:p w14:paraId="0D57C0AB" w14:textId="67825E55" w:rsidR="00073100" w:rsidRPr="001D60E2" w:rsidDel="00F36984" w:rsidRDefault="00073100" w:rsidP="00D62D6F">
      <w:pPr>
        <w:rPr>
          <w:del w:id="367" w:author="Gayathiri Kumar" w:date="2025-10-16T11:04:00Z" w16du:dateUtc="2025-10-16T15:04:00Z"/>
          <w:b/>
          <w:bCs/>
          <w:sz w:val="21"/>
          <w:szCs w:val="21"/>
          <w:u w:val="single"/>
        </w:rPr>
      </w:pPr>
    </w:p>
    <w:p w14:paraId="70848171" w14:textId="0F69BE25" w:rsidR="002C0DD9" w:rsidRPr="001D60E2" w:rsidDel="00F36984" w:rsidRDefault="002C0DD9" w:rsidP="00D62D6F">
      <w:pPr>
        <w:rPr>
          <w:del w:id="368" w:author="Gayathiri Kumar" w:date="2025-10-16T11:04:00Z" w16du:dateUtc="2025-10-16T15:04:00Z"/>
          <w:b/>
          <w:bCs/>
          <w:sz w:val="21"/>
          <w:szCs w:val="21"/>
          <w:u w:val="single"/>
        </w:rPr>
      </w:pPr>
    </w:p>
    <w:tbl>
      <w:tblPr>
        <w:tblpPr w:leftFromText="187" w:rightFromText="187" w:bottomFromText="160" w:vertAnchor="text" w:horzAnchor="margin" w:tblpXSpec="center" w:tblpY="145"/>
        <w:tblOverlap w:val="never"/>
        <w:tblW w:w="1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1010"/>
      </w:tblGrid>
      <w:tr w:rsidR="006522AA" w:rsidRPr="001D60E2" w14:paraId="51B39FFB" w14:textId="77777777">
        <w:trPr>
          <w:cantSplit/>
          <w:trHeight w:val="396"/>
        </w:trPr>
        <w:tc>
          <w:tcPr>
            <w:tcW w:w="1101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2666D2D9" w14:textId="634F5B20" w:rsidR="006522AA" w:rsidRPr="001D60E2" w:rsidRDefault="00F36984" w:rsidP="00C06E34">
            <w:pPr>
              <w:pStyle w:val="StyleMaDBlack"/>
              <w:spacing w:line="254" w:lineRule="auto"/>
              <w:ind w:left="360"/>
              <w:jc w:val="center"/>
              <w:rPr>
                <w:rFonts w:cs="Arial"/>
                <w:b/>
                <w:color w:val="FFFFFF"/>
                <w:sz w:val="21"/>
                <w:szCs w:val="21"/>
              </w:rPr>
            </w:pPr>
            <w:ins w:id="369" w:author="Gayathiri Kumar" w:date="2025-10-16T11:04:00Z" w16du:dateUtc="2025-10-16T15:04:00Z">
              <w:r>
                <w:rPr>
                  <w:b/>
                  <w:color w:val="FFFFFF"/>
                  <w:sz w:val="21"/>
                  <w:szCs w:val="21"/>
                </w:rPr>
                <w:t>4</w:t>
              </w:r>
            </w:ins>
            <w:del w:id="370" w:author="Gayathiri Kumar" w:date="2025-10-16T11:04:00Z" w16du:dateUtc="2025-10-16T15:04:00Z">
              <w:r w:rsidR="00C06E34" w:rsidDel="00F36984">
                <w:rPr>
                  <w:b/>
                  <w:color w:val="FFFFFF"/>
                  <w:sz w:val="21"/>
                  <w:szCs w:val="21"/>
                </w:rPr>
                <w:delText>6</w:delText>
              </w:r>
            </w:del>
            <w:r w:rsidR="00C06E34">
              <w:rPr>
                <w:b/>
                <w:color w:val="FFFFFF"/>
                <w:sz w:val="21"/>
                <w:szCs w:val="21"/>
              </w:rPr>
              <w:t xml:space="preserve">. </w:t>
            </w:r>
            <w:r w:rsidR="006522AA" w:rsidRPr="001D60E2">
              <w:rPr>
                <w:b/>
                <w:color w:val="FFFFFF"/>
                <w:sz w:val="21"/>
                <w:szCs w:val="21"/>
              </w:rPr>
              <w:t xml:space="preserve">TEAM </w:t>
            </w:r>
            <w:commentRangeStart w:id="371"/>
            <w:r w:rsidR="006522AA" w:rsidRPr="001D60E2">
              <w:rPr>
                <w:b/>
                <w:color w:val="FFFFFF"/>
                <w:sz w:val="21"/>
                <w:szCs w:val="21"/>
              </w:rPr>
              <w:t>STRUCTURE</w:t>
            </w:r>
            <w:commentRangeEnd w:id="371"/>
            <w:r w:rsidR="00CD3E07" w:rsidRPr="001D60E2">
              <w:rPr>
                <w:rStyle w:val="CommentReference"/>
                <w:rFonts w:cs="Arial"/>
                <w:b/>
                <w:color w:val="FFFFFF"/>
                <w:sz w:val="21"/>
                <w:szCs w:val="21"/>
              </w:rPr>
              <w:commentReference w:id="371"/>
            </w:r>
          </w:p>
        </w:tc>
      </w:tr>
    </w:tbl>
    <w:p w14:paraId="0EAB7F55" w14:textId="50AA957B" w:rsidR="006522AA" w:rsidRPr="00686A8E" w:rsidRDefault="006522AA" w:rsidP="006223A5">
      <w:pPr>
        <w:pStyle w:val="StyleMaDBlack"/>
        <w:tabs>
          <w:tab w:val="left" w:pos="720"/>
        </w:tabs>
        <w:jc w:val="both"/>
        <w:rPr>
          <w:sz w:val="20"/>
          <w:szCs w:val="20"/>
        </w:rPr>
      </w:pPr>
    </w:p>
    <w:p w14:paraId="5CEA7172" w14:textId="77777777" w:rsidR="00F36984" w:rsidRPr="00686A8E" w:rsidRDefault="00F36984" w:rsidP="00F36984">
      <w:pPr>
        <w:pStyle w:val="StyleMaDBlack"/>
        <w:ind w:firstLine="720"/>
        <w:jc w:val="both"/>
        <w:rPr>
          <w:ins w:id="372" w:author="Gayathiri Kumar" w:date="2025-10-16T11:04:00Z" w16du:dateUtc="2025-10-16T15:04:00Z"/>
          <w:bCs/>
          <w:sz w:val="20"/>
          <w:szCs w:val="20"/>
        </w:rPr>
        <w:pPrChange w:id="373" w:author="Gayathiri Kumar" w:date="2025-10-16T11:04:00Z" w16du:dateUtc="2025-10-16T15:04:00Z">
          <w:pPr>
            <w:pStyle w:val="StyleMaDBlack"/>
            <w:numPr>
              <w:ilvl w:val="1"/>
              <w:numId w:val="1"/>
            </w:numPr>
            <w:tabs>
              <w:tab w:val="num" w:pos="720"/>
            </w:tabs>
            <w:ind w:firstLine="504"/>
            <w:jc w:val="both"/>
          </w:pPr>
        </w:pPrChange>
      </w:pPr>
      <w:ins w:id="374" w:author="Gayathiri Kumar" w:date="2025-10-16T11:04:00Z" w16du:dateUtc="2025-10-16T15:04:00Z">
        <w:r w:rsidRPr="00686A8E">
          <w:rPr>
            <w:b/>
            <w:sz w:val="20"/>
            <w:szCs w:val="20"/>
          </w:rPr>
          <w:t>Customer Team:</w:t>
        </w:r>
      </w:ins>
    </w:p>
    <w:p w14:paraId="290F1030" w14:textId="77777777" w:rsidR="00F36984" w:rsidRPr="00686A8E" w:rsidRDefault="00F36984" w:rsidP="00F36984">
      <w:pPr>
        <w:pStyle w:val="StyleMaDBlack"/>
        <w:numPr>
          <w:ilvl w:val="2"/>
          <w:numId w:val="1"/>
        </w:numPr>
        <w:ind w:left="1710" w:firstLine="0"/>
        <w:jc w:val="both"/>
        <w:rPr>
          <w:ins w:id="375" w:author="Gayathiri Kumar" w:date="2025-10-16T11:04:00Z" w16du:dateUtc="2025-10-16T15:04:00Z"/>
          <w:sz w:val="20"/>
          <w:szCs w:val="20"/>
        </w:rPr>
      </w:pPr>
      <w:ins w:id="376" w:author="Gayathiri Kumar" w:date="2025-10-16T11:04:00Z" w16du:dateUtc="2025-10-16T15:04:00Z">
        <w:r w:rsidRPr="00686A8E">
          <w:rPr>
            <w:sz w:val="20"/>
            <w:szCs w:val="20"/>
          </w:rPr>
          <w:t xml:space="preserve">Customer Project Owner: interface with </w:t>
        </w:r>
        <w:proofErr w:type="gramStart"/>
        <w:r w:rsidRPr="00686A8E">
          <w:rPr>
            <w:sz w:val="20"/>
            <w:szCs w:val="20"/>
          </w:rPr>
          <w:t>Adobe  and</w:t>
        </w:r>
        <w:proofErr w:type="gramEnd"/>
        <w:r w:rsidRPr="00686A8E">
          <w:rPr>
            <w:sz w:val="20"/>
            <w:szCs w:val="20"/>
          </w:rPr>
          <w:t xml:space="preserve"> Customer stakeholders</w:t>
        </w:r>
      </w:ins>
    </w:p>
    <w:p w14:paraId="41ECB8E2" w14:textId="77777777" w:rsidR="00F36984" w:rsidRPr="00686A8E" w:rsidRDefault="00F36984" w:rsidP="00F36984">
      <w:pPr>
        <w:pStyle w:val="StyleMaDBlack"/>
        <w:numPr>
          <w:ilvl w:val="2"/>
          <w:numId w:val="1"/>
        </w:numPr>
        <w:ind w:left="1710" w:firstLine="0"/>
        <w:jc w:val="both"/>
        <w:rPr>
          <w:ins w:id="377" w:author="Gayathiri Kumar" w:date="2025-10-16T11:04:00Z" w16du:dateUtc="2025-10-16T15:04:00Z"/>
          <w:sz w:val="20"/>
          <w:szCs w:val="20"/>
        </w:rPr>
      </w:pPr>
      <w:ins w:id="378" w:author="Gayathiri Kumar" w:date="2025-10-16T11:04:00Z" w16du:dateUtc="2025-10-16T15:04:00Z">
        <w:r w:rsidRPr="00686A8E">
          <w:rPr>
            <w:sz w:val="20"/>
            <w:szCs w:val="20"/>
          </w:rPr>
          <w:t>Customer Project Manager: responsible for management of the project</w:t>
        </w:r>
      </w:ins>
    </w:p>
    <w:p w14:paraId="317D9FD4" w14:textId="77777777" w:rsidR="00F36984" w:rsidRPr="00817149" w:rsidRDefault="00F36984" w:rsidP="00F36984">
      <w:pPr>
        <w:pStyle w:val="StyleMaDBlack"/>
        <w:numPr>
          <w:ilvl w:val="2"/>
          <w:numId w:val="1"/>
        </w:numPr>
        <w:ind w:left="1710" w:firstLine="0"/>
        <w:jc w:val="both"/>
        <w:rPr>
          <w:ins w:id="379" w:author="Gayathiri Kumar" w:date="2025-10-16T11:04:00Z" w16du:dateUtc="2025-10-16T15:04:00Z"/>
          <w:b/>
          <w:sz w:val="20"/>
          <w:szCs w:val="20"/>
        </w:rPr>
      </w:pPr>
      <w:ins w:id="380" w:author="Gayathiri Kumar" w:date="2025-10-16T11:04:00Z" w16du:dateUtc="2025-10-16T15:04:00Z">
        <w:r w:rsidRPr="00686A8E">
          <w:rPr>
            <w:sz w:val="20"/>
            <w:szCs w:val="20"/>
          </w:rPr>
          <w:t>Customer Developer(s): responsible for Customer’s development</w:t>
        </w:r>
      </w:ins>
    </w:p>
    <w:p w14:paraId="3B6946CE" w14:textId="77777777" w:rsidR="00F36984" w:rsidRPr="00686A8E" w:rsidRDefault="00F36984" w:rsidP="00F36984">
      <w:pPr>
        <w:rPr>
          <w:ins w:id="381" w:author="Gayathiri Kumar" w:date="2025-10-16T11:04:00Z" w16du:dateUtc="2025-10-16T15:04:00Z"/>
          <w:sz w:val="20"/>
          <w:szCs w:val="20"/>
        </w:rPr>
      </w:pPr>
    </w:p>
    <w:p w14:paraId="48B66AAF" w14:textId="77777777" w:rsidR="00F36984" w:rsidRDefault="00F36984" w:rsidP="00F36984">
      <w:pPr>
        <w:pStyle w:val="StyleMaDBlack"/>
        <w:tabs>
          <w:tab w:val="left" w:pos="720"/>
        </w:tabs>
        <w:jc w:val="both"/>
        <w:rPr>
          <w:ins w:id="382" w:author="Gayathiri Kumar" w:date="2025-10-16T11:05:00Z" w16du:dateUtc="2025-10-16T15:05:00Z"/>
          <w:rFonts w:asciiTheme="minorHAnsi" w:hAnsiTheme="minorHAnsi" w:cstheme="minorHAnsi"/>
          <w:sz w:val="22"/>
          <w:szCs w:val="22"/>
        </w:rPr>
      </w:pPr>
      <w:ins w:id="383" w:author="Gayathiri Kumar" w:date="2025-10-16T11:04:00Z" w16du:dateUtc="2025-10-16T15:04:00Z">
        <w:r>
          <w:rPr>
            <w:b/>
            <w:sz w:val="20"/>
            <w:szCs w:val="20"/>
          </w:rPr>
          <w:tab/>
        </w:r>
        <w:r w:rsidRPr="00817149">
          <w:rPr>
            <w:b/>
            <w:sz w:val="20"/>
            <w:szCs w:val="20"/>
          </w:rPr>
          <w:t>The</w:t>
        </w:r>
        <w:r w:rsidRPr="00F66F82">
          <w:rPr>
            <w:rFonts w:asciiTheme="minorHAnsi" w:hAnsiTheme="minorHAnsi" w:cstheme="minorHAnsi"/>
            <w:b/>
            <w:bCs/>
            <w:sz w:val="22"/>
            <w:szCs w:val="22"/>
          </w:rPr>
          <w:t xml:space="preserve"> Adobe Team:</w:t>
        </w:r>
        <w:r w:rsidRPr="00F66F82">
          <w:rPr>
            <w:rFonts w:asciiTheme="minorHAnsi" w:hAnsiTheme="minorHAnsi" w:cstheme="minorHAnsi"/>
            <w:sz w:val="22"/>
            <w:szCs w:val="22"/>
          </w:rPr>
          <w:t xml:space="preserve"> </w:t>
        </w:r>
      </w:ins>
    </w:p>
    <w:p w14:paraId="50CE2EEB" w14:textId="2F319DB7" w:rsidR="00F36984" w:rsidRPr="00F66F82" w:rsidRDefault="00F36984" w:rsidP="00F36984">
      <w:pPr>
        <w:pStyle w:val="StyleMaDBlack"/>
        <w:tabs>
          <w:tab w:val="left" w:pos="720"/>
        </w:tabs>
        <w:jc w:val="both"/>
        <w:rPr>
          <w:ins w:id="384" w:author="Gayathiri Kumar" w:date="2025-10-16T11:04:00Z" w16du:dateUtc="2025-10-16T15:04:00Z"/>
          <w:rFonts w:asciiTheme="minorHAnsi" w:hAnsiTheme="minorHAnsi" w:cstheme="minorHAnsi"/>
          <w:sz w:val="22"/>
          <w:szCs w:val="22"/>
        </w:rPr>
        <w:pPrChange w:id="385" w:author="Gayathiri Kumar" w:date="2025-10-16T11:04:00Z" w16du:dateUtc="2025-10-16T15:04:00Z">
          <w:pPr>
            <w:pStyle w:val="StyleMaDBlack"/>
            <w:numPr>
              <w:ilvl w:val="1"/>
              <w:numId w:val="1"/>
            </w:numPr>
            <w:tabs>
              <w:tab w:val="left" w:pos="720"/>
            </w:tabs>
            <w:ind w:left="1440" w:hanging="936"/>
            <w:jc w:val="both"/>
          </w:pPr>
        </w:pPrChange>
      </w:pPr>
      <w:ins w:id="386" w:author="Gayathiri Kumar" w:date="2025-10-16T11:05:00Z" w16du:dateUtc="2025-10-16T15:05:00Z">
        <w:r>
          <w:rPr>
            <w:rFonts w:asciiTheme="minorHAnsi" w:hAnsiTheme="minorHAnsi" w:cstheme="minorHAnsi"/>
            <w:sz w:val="22"/>
            <w:szCs w:val="22"/>
          </w:rPr>
          <w:tab/>
        </w:r>
      </w:ins>
      <w:ins w:id="387" w:author="Gayathiri Kumar" w:date="2025-10-16T11:04:00Z" w16du:dateUtc="2025-10-16T15:04:00Z">
        <w:r w:rsidRPr="00F66F82">
          <w:rPr>
            <w:rFonts w:asciiTheme="minorHAnsi" w:hAnsiTheme="minorHAnsi" w:cstheme="minorHAnsi"/>
            <w:sz w:val="22"/>
            <w:szCs w:val="22"/>
          </w:rPr>
          <w:t xml:space="preserve">The team assigned to perform the Professional Services described in this SOW typically </w:t>
        </w:r>
        <w:proofErr w:type="gramStart"/>
        <w:r w:rsidRPr="00F66F82">
          <w:rPr>
            <w:rFonts w:asciiTheme="minorHAnsi" w:hAnsiTheme="minorHAnsi" w:cstheme="minorHAnsi"/>
            <w:sz w:val="22"/>
            <w:szCs w:val="22"/>
          </w:rPr>
          <w:t>consists</w:t>
        </w:r>
      </w:ins>
      <w:proofErr w:type="gramEnd"/>
      <w:ins w:id="388" w:author="Gayathiri Kumar" w:date="2025-10-16T11:05:00Z" w16du:dateUtc="2025-10-16T15:05:00Z">
        <w:r>
          <w:rPr>
            <w:rFonts w:asciiTheme="minorHAnsi" w:hAnsiTheme="minorHAnsi" w:cstheme="minorHAnsi"/>
            <w:sz w:val="22"/>
            <w:szCs w:val="22"/>
          </w:rPr>
          <w:t xml:space="preserve">.   </w:t>
        </w:r>
      </w:ins>
      <w:ins w:id="389" w:author="Gayathiri Kumar" w:date="2025-10-16T11:04:00Z" w16du:dateUtc="2025-10-16T15:04:00Z">
        <w:r w:rsidRPr="00F66F82">
          <w:rPr>
            <w:rFonts w:asciiTheme="minorHAnsi" w:hAnsiTheme="minorHAnsi" w:cstheme="minorHAnsi"/>
            <w:sz w:val="22"/>
            <w:szCs w:val="22"/>
          </w:rPr>
          <w:t xml:space="preserve">of the following resources:  </w:t>
        </w:r>
      </w:ins>
    </w:p>
    <w:p w14:paraId="10EABE4C" w14:textId="77777777" w:rsidR="00F36984" w:rsidRPr="00817149" w:rsidRDefault="00F36984" w:rsidP="00F36984">
      <w:pPr>
        <w:pStyle w:val="StyleMaDBlack"/>
        <w:numPr>
          <w:ilvl w:val="2"/>
          <w:numId w:val="1"/>
        </w:numPr>
        <w:ind w:left="2160" w:hanging="450"/>
        <w:jc w:val="both"/>
        <w:rPr>
          <w:ins w:id="390" w:author="Gayathiri Kumar" w:date="2025-10-16T11:04:00Z" w16du:dateUtc="2025-10-16T15:04:00Z"/>
          <w:sz w:val="20"/>
          <w:szCs w:val="20"/>
        </w:rPr>
      </w:pPr>
      <w:ins w:id="391" w:author="Gayathiri Kumar" w:date="2025-10-16T11:04:00Z" w16du:dateUtc="2025-10-16T15:04:00Z">
        <w:r w:rsidRPr="00817149">
          <w:rPr>
            <w:sz w:val="20"/>
            <w:szCs w:val="20"/>
          </w:rPr>
          <w:t>Technical Architect: responsible for technical governance and oversight, solution design and technical architecture with focus on quality, code reuse, optimal use of components, performance and scalability.</w:t>
        </w:r>
      </w:ins>
    </w:p>
    <w:p w14:paraId="189323AE" w14:textId="77777777" w:rsidR="00F36984" w:rsidRDefault="00F36984" w:rsidP="00F36984">
      <w:pPr>
        <w:pStyle w:val="StyleMaDBlack"/>
        <w:numPr>
          <w:ilvl w:val="2"/>
          <w:numId w:val="1"/>
        </w:numPr>
        <w:ind w:left="2160" w:hanging="450"/>
        <w:jc w:val="both"/>
        <w:rPr>
          <w:ins w:id="392" w:author="Gayathiri Kumar" w:date="2025-10-16T11:04:00Z" w16du:dateUtc="2025-10-16T15:04:00Z"/>
          <w:sz w:val="20"/>
          <w:szCs w:val="20"/>
        </w:rPr>
      </w:pPr>
      <w:ins w:id="393" w:author="Gayathiri Kumar" w:date="2025-10-16T11:04:00Z" w16du:dateUtc="2025-10-16T15:04:00Z">
        <w:r w:rsidRPr="00714D0A">
          <w:rPr>
            <w:rFonts w:asciiTheme="minorHAnsi" w:hAnsiTheme="minorHAnsi" w:cstheme="minorHAnsi"/>
            <w:sz w:val="22"/>
            <w:szCs w:val="22"/>
          </w:rPr>
          <w:t xml:space="preserve">DAM Strategist: </w:t>
        </w:r>
        <w:r w:rsidRPr="00714D0A">
          <w:rPr>
            <w:rFonts w:asciiTheme="minorHAnsi" w:hAnsiTheme="minorHAnsi" w:cstheme="minorBidi"/>
            <w:sz w:val="22"/>
            <w:szCs w:val="22"/>
          </w:rPr>
          <w:t>responsible for overall DAM Strategy for the customer. Will include customer interview to formulate folder taxonomy and metadata. Also work with customer to define user roles/</w:t>
        </w:r>
        <w:proofErr w:type="spellStart"/>
        <w:r w:rsidRPr="00714D0A">
          <w:rPr>
            <w:rFonts w:asciiTheme="minorHAnsi" w:hAnsiTheme="minorHAnsi" w:cstheme="minorBidi"/>
            <w:sz w:val="22"/>
            <w:szCs w:val="22"/>
          </w:rPr>
          <w:t>premissions</w:t>
        </w:r>
        <w:proofErr w:type="spellEnd"/>
        <w:r w:rsidRPr="00714D0A">
          <w:rPr>
            <w:rFonts w:asciiTheme="minorHAnsi" w:hAnsiTheme="minorHAnsi" w:cstheme="minorBidi"/>
            <w:sz w:val="22"/>
            <w:szCs w:val="22"/>
          </w:rPr>
          <w:t xml:space="preserve"> required for AEM</w:t>
        </w:r>
      </w:ins>
    </w:p>
    <w:p w14:paraId="5FCC9B48" w14:textId="77777777" w:rsidR="00F36984" w:rsidRPr="00817149" w:rsidRDefault="00F36984" w:rsidP="00F36984">
      <w:pPr>
        <w:pStyle w:val="StyleMaDBlack"/>
        <w:numPr>
          <w:ilvl w:val="2"/>
          <w:numId w:val="1"/>
        </w:numPr>
        <w:ind w:left="2160" w:hanging="450"/>
        <w:jc w:val="both"/>
        <w:rPr>
          <w:ins w:id="394" w:author="Gayathiri Kumar" w:date="2025-10-16T11:04:00Z" w16du:dateUtc="2025-10-16T15:04:00Z"/>
          <w:sz w:val="20"/>
          <w:szCs w:val="20"/>
        </w:rPr>
      </w:pPr>
      <w:ins w:id="395" w:author="Gayathiri Kumar" w:date="2025-10-16T11:04:00Z" w16du:dateUtc="2025-10-16T15:04:00Z">
        <w:r w:rsidRPr="00817149">
          <w:rPr>
            <w:sz w:val="20"/>
            <w:szCs w:val="20"/>
          </w:rPr>
          <w:lastRenderedPageBreak/>
          <w:t>Sr. Technical Consultant: responsible for providing deep technical and domain knowledge related to AEM implementations, may be called upon to lead aspects of an AEM implementation.</w:t>
        </w:r>
      </w:ins>
    </w:p>
    <w:p w14:paraId="476E0787" w14:textId="77777777" w:rsidR="00F36984" w:rsidRPr="00817149" w:rsidRDefault="00F36984" w:rsidP="00F36984">
      <w:pPr>
        <w:pStyle w:val="StyleMaDBlack"/>
        <w:numPr>
          <w:ilvl w:val="2"/>
          <w:numId w:val="1"/>
        </w:numPr>
        <w:ind w:left="2160" w:hanging="450"/>
        <w:jc w:val="both"/>
        <w:rPr>
          <w:ins w:id="396" w:author="Gayathiri Kumar" w:date="2025-10-16T11:04:00Z" w16du:dateUtc="2025-10-16T15:04:00Z"/>
          <w:sz w:val="20"/>
          <w:szCs w:val="20"/>
        </w:rPr>
      </w:pPr>
      <w:ins w:id="397" w:author="Gayathiri Kumar" w:date="2025-10-16T11:04:00Z" w16du:dateUtc="2025-10-16T15:04:00Z">
        <w:r w:rsidRPr="00817149">
          <w:rPr>
            <w:sz w:val="20"/>
            <w:szCs w:val="20"/>
          </w:rPr>
          <w:t>Project Manager: Responsible for governance related to scope, schedule and resourcing including the owner of the project change process. Communication to both internal and external stakeholders to the project and larger program teams. Administrative functions of the budget, project plans and resource management.</w:t>
        </w:r>
      </w:ins>
    </w:p>
    <w:p w14:paraId="63238EDF" w14:textId="77777777" w:rsidR="00F36984" w:rsidRPr="00714D0A" w:rsidRDefault="00F36984" w:rsidP="00F36984">
      <w:pPr>
        <w:pStyle w:val="StyleMaDBlack"/>
        <w:ind w:left="1710"/>
        <w:jc w:val="both"/>
        <w:rPr>
          <w:ins w:id="398" w:author="Gayathiri Kumar" w:date="2025-10-16T11:04:00Z" w16du:dateUtc="2025-10-16T15:04:00Z"/>
          <w:rFonts w:asciiTheme="minorHAnsi" w:hAnsiTheme="minorHAnsi" w:cstheme="minorBidi"/>
          <w:sz w:val="22"/>
          <w:szCs w:val="22"/>
        </w:rPr>
      </w:pPr>
    </w:p>
    <w:p w14:paraId="662CF021" w14:textId="77777777" w:rsidR="00F36984" w:rsidRPr="001D60E2" w:rsidRDefault="00F36984" w:rsidP="00F36984">
      <w:pPr>
        <w:rPr>
          <w:ins w:id="399" w:author="Gayathiri Kumar" w:date="2025-10-16T11:04:00Z" w16du:dateUtc="2025-10-16T15:04:00Z"/>
          <w:sz w:val="21"/>
          <w:szCs w:val="21"/>
        </w:rPr>
      </w:pPr>
    </w:p>
    <w:p w14:paraId="1C731AF5" w14:textId="1C1DA06C" w:rsidR="006522AA" w:rsidRPr="00176218" w:rsidDel="00F36984" w:rsidRDefault="006522AA" w:rsidP="00CC33D1">
      <w:pPr>
        <w:pStyle w:val="StyleMaDBlack"/>
        <w:numPr>
          <w:ilvl w:val="1"/>
          <w:numId w:val="42"/>
        </w:numPr>
        <w:jc w:val="both"/>
        <w:rPr>
          <w:del w:id="400" w:author="Gayathiri Kumar" w:date="2025-10-16T11:04:00Z" w16du:dateUtc="2025-10-16T15:04:00Z"/>
          <w:bCs/>
          <w:sz w:val="20"/>
          <w:szCs w:val="20"/>
        </w:rPr>
      </w:pPr>
      <w:del w:id="401" w:author="Gayathiri Kumar" w:date="2025-10-16T11:04:00Z" w16du:dateUtc="2025-10-16T15:04:00Z">
        <w:r w:rsidRPr="00686A8E" w:rsidDel="00F36984">
          <w:rPr>
            <w:b/>
            <w:sz w:val="20"/>
            <w:szCs w:val="20"/>
          </w:rPr>
          <w:delText>Customer Team:</w:delText>
        </w:r>
      </w:del>
    </w:p>
    <w:p w14:paraId="0BD4FED5" w14:textId="143827E4" w:rsidR="008E0417" w:rsidRPr="00686A8E" w:rsidDel="00F36984" w:rsidRDefault="008E0417" w:rsidP="00337173">
      <w:pPr>
        <w:pStyle w:val="StyleMaDBlack"/>
        <w:numPr>
          <w:ilvl w:val="0"/>
          <w:numId w:val="38"/>
        </w:numPr>
        <w:ind w:left="1710"/>
        <w:jc w:val="both"/>
        <w:rPr>
          <w:del w:id="402" w:author="Gayathiri Kumar" w:date="2025-10-16T11:04:00Z" w16du:dateUtc="2025-10-16T15:04:00Z"/>
          <w:sz w:val="20"/>
          <w:szCs w:val="20"/>
        </w:rPr>
      </w:pPr>
      <w:del w:id="403" w:author="Gayathiri Kumar" w:date="2025-10-16T11:04:00Z" w16du:dateUtc="2025-10-16T15:04:00Z">
        <w:r w:rsidRPr="00686A8E" w:rsidDel="00F36984">
          <w:rPr>
            <w:sz w:val="20"/>
            <w:szCs w:val="20"/>
          </w:rPr>
          <w:delText>Customer Project Owner: interface with Adobe and Customer stakeholders</w:delText>
        </w:r>
      </w:del>
    </w:p>
    <w:p w14:paraId="3344297F" w14:textId="5F02FAD9" w:rsidR="00337173" w:rsidDel="00F36984" w:rsidRDefault="008E0417" w:rsidP="00337173">
      <w:pPr>
        <w:pStyle w:val="StyleMaDBlack"/>
        <w:numPr>
          <w:ilvl w:val="0"/>
          <w:numId w:val="38"/>
        </w:numPr>
        <w:ind w:left="1710"/>
        <w:jc w:val="both"/>
        <w:rPr>
          <w:del w:id="404" w:author="Gayathiri Kumar" w:date="2025-10-16T11:04:00Z" w16du:dateUtc="2025-10-16T15:04:00Z"/>
          <w:sz w:val="20"/>
          <w:szCs w:val="20"/>
        </w:rPr>
      </w:pPr>
      <w:del w:id="405" w:author="Gayathiri Kumar" w:date="2025-10-16T11:04:00Z" w16du:dateUtc="2025-10-16T15:04:00Z">
        <w:r w:rsidRPr="00686A8E" w:rsidDel="00F36984">
          <w:rPr>
            <w:sz w:val="20"/>
            <w:szCs w:val="20"/>
          </w:rPr>
          <w:delText>Customer Project Manager: responsible for management of the project</w:delText>
        </w:r>
      </w:del>
    </w:p>
    <w:p w14:paraId="25E05400" w14:textId="0D9CCD30" w:rsidR="008E0417" w:rsidRPr="00337173" w:rsidDel="00F36984" w:rsidRDefault="008E0417" w:rsidP="00337173">
      <w:pPr>
        <w:pStyle w:val="StyleMaDBlack"/>
        <w:numPr>
          <w:ilvl w:val="0"/>
          <w:numId w:val="38"/>
        </w:numPr>
        <w:ind w:left="1710"/>
        <w:jc w:val="both"/>
        <w:rPr>
          <w:del w:id="406" w:author="Gayathiri Kumar" w:date="2025-10-16T11:04:00Z" w16du:dateUtc="2025-10-16T15:04:00Z"/>
          <w:sz w:val="20"/>
          <w:szCs w:val="20"/>
        </w:rPr>
      </w:pPr>
      <w:del w:id="407" w:author="Gayathiri Kumar" w:date="2025-10-16T11:04:00Z" w16du:dateUtc="2025-10-16T15:04:00Z">
        <w:r w:rsidRPr="00337173" w:rsidDel="00F36984">
          <w:rPr>
            <w:sz w:val="20"/>
            <w:szCs w:val="20"/>
          </w:rPr>
          <w:delText>Customer Developer(s): responsible for Customer’s development</w:delText>
        </w:r>
      </w:del>
    </w:p>
    <w:p w14:paraId="1F0450F1" w14:textId="53785E10" w:rsidR="008E0417" w:rsidRPr="00176218" w:rsidDel="00F36984" w:rsidRDefault="008E0417" w:rsidP="00176218">
      <w:pPr>
        <w:pStyle w:val="StyleMaDBlack"/>
        <w:ind w:left="504"/>
        <w:jc w:val="both"/>
        <w:rPr>
          <w:del w:id="408" w:author="Gayathiri Kumar" w:date="2025-10-16T11:04:00Z" w16du:dateUtc="2025-10-16T15:04:00Z"/>
          <w:bCs/>
          <w:sz w:val="20"/>
          <w:szCs w:val="20"/>
        </w:rPr>
      </w:pPr>
    </w:p>
    <w:p w14:paraId="76E1C014" w14:textId="675C8193" w:rsidR="008E0417" w:rsidRPr="00686A8E" w:rsidDel="00F36984" w:rsidRDefault="008E0417" w:rsidP="00CC33D1">
      <w:pPr>
        <w:pStyle w:val="StyleMaDBlack"/>
        <w:numPr>
          <w:ilvl w:val="1"/>
          <w:numId w:val="42"/>
        </w:numPr>
        <w:jc w:val="both"/>
        <w:rPr>
          <w:del w:id="409" w:author="Gayathiri Kumar" w:date="2025-10-16T11:04:00Z" w16du:dateUtc="2025-10-16T15:04:00Z"/>
          <w:bCs/>
          <w:sz w:val="20"/>
          <w:szCs w:val="20"/>
        </w:rPr>
      </w:pPr>
      <w:del w:id="410" w:author="Gayathiri Kumar" w:date="2025-10-16T11:04:00Z" w16du:dateUtc="2025-10-16T15:04:00Z">
        <w:r w:rsidDel="00F36984">
          <w:rPr>
            <w:b/>
            <w:sz w:val="20"/>
            <w:szCs w:val="20"/>
          </w:rPr>
          <w:delText>Adobe</w:delText>
        </w:r>
        <w:r w:rsidRPr="00686A8E" w:rsidDel="00F36984">
          <w:rPr>
            <w:b/>
            <w:sz w:val="20"/>
            <w:szCs w:val="20"/>
          </w:rPr>
          <w:delText xml:space="preserve"> Team:</w:delText>
        </w:r>
      </w:del>
    </w:p>
    <w:p w14:paraId="66FD5584" w14:textId="579DD468" w:rsidR="00CA0809" w:rsidRPr="00CA0809" w:rsidDel="00F36984" w:rsidRDefault="001B4B67" w:rsidP="00CA0809">
      <w:pPr>
        <w:pStyle w:val="StyleMaDBlack"/>
        <w:numPr>
          <w:ilvl w:val="0"/>
          <w:numId w:val="43"/>
        </w:numPr>
        <w:jc w:val="both"/>
        <w:rPr>
          <w:del w:id="411" w:author="Gayathiri Kumar" w:date="2025-10-16T11:04:00Z" w16du:dateUtc="2025-10-16T15:04:00Z"/>
          <w:sz w:val="20"/>
          <w:szCs w:val="20"/>
        </w:rPr>
      </w:pPr>
      <w:bookmarkStart w:id="412" w:name="_Hlk87887305"/>
      <w:del w:id="413" w:author="Gayathiri Kumar" w:date="2025-10-16T11:04:00Z" w16du:dateUtc="2025-10-16T15:04:00Z">
        <w:r w:rsidRPr="00B73EA6" w:rsidDel="00F36984">
          <w:rPr>
            <w:sz w:val="20"/>
            <w:szCs w:val="20"/>
          </w:rPr>
          <w:delText xml:space="preserve"> </w:delText>
        </w:r>
        <w:r w:rsidR="00AA7252" w:rsidRPr="00B73EA6" w:rsidDel="00F36984">
          <w:rPr>
            <w:sz w:val="20"/>
            <w:szCs w:val="20"/>
          </w:rPr>
          <w:delText>Add Adobe Team when appropriate.  Use staffing plan/Scopezilla resource outputs.</w:delText>
        </w:r>
      </w:del>
    </w:p>
    <w:bookmarkEnd w:id="412"/>
    <w:p w14:paraId="619787EB" w14:textId="33F98095" w:rsidR="00CA0809" w:rsidRPr="001D60E2" w:rsidRDefault="00CA0809" w:rsidP="006522AA">
      <w:pPr>
        <w:rPr>
          <w:sz w:val="21"/>
          <w:szCs w:val="21"/>
        </w:rPr>
      </w:pPr>
    </w:p>
    <w:tbl>
      <w:tblPr>
        <w:tblpPr w:leftFromText="187" w:rightFromText="187" w:vertAnchor="text" w:horzAnchor="margin" w:tblpXSpec="center" w:tblpY="145"/>
        <w:tblOverlap w:val="neve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16"/>
      </w:tblGrid>
      <w:tr w:rsidR="002C0DD9" w:rsidRPr="001D60E2" w14:paraId="3D3B3233" w14:textId="77777777" w:rsidTr="224F9183">
        <w:trPr>
          <w:cantSplit/>
          <w:trHeight w:val="396"/>
        </w:trPr>
        <w:tc>
          <w:tcPr>
            <w:tcW w:w="11016" w:type="dxa"/>
            <w:shd w:val="clear" w:color="auto" w:fill="FF0000"/>
            <w:vAlign w:val="center"/>
          </w:tcPr>
          <w:p w14:paraId="6C741AF6" w14:textId="15221FEC" w:rsidR="002C0DD9" w:rsidRPr="001D60E2" w:rsidRDefault="00C06E34" w:rsidP="00C06E34">
            <w:pPr>
              <w:pStyle w:val="StyleMaDBlack"/>
              <w:keepNext/>
              <w:keepLines/>
              <w:ind w:left="864"/>
              <w:jc w:val="center"/>
              <w:rPr>
                <w:rFonts w:cs="Calibri"/>
                <w:b/>
                <w:bCs/>
                <w:color w:val="FFFFFF" w:themeColor="background1"/>
                <w:sz w:val="21"/>
                <w:szCs w:val="21"/>
                <w:lang w:val="en"/>
              </w:rPr>
            </w:pPr>
            <w:r>
              <w:rPr>
                <w:rFonts w:cs="Calibri"/>
                <w:b/>
                <w:bCs/>
                <w:color w:val="FFFFFF" w:themeColor="background1"/>
                <w:sz w:val="21"/>
                <w:szCs w:val="21"/>
                <w:lang w:val="en"/>
              </w:rPr>
              <w:t xml:space="preserve">7. </w:t>
            </w:r>
            <w:r w:rsidR="002C0DD9" w:rsidRPr="001D60E2">
              <w:rPr>
                <w:rFonts w:cs="Calibri"/>
                <w:b/>
                <w:bCs/>
                <w:color w:val="FFFFFF" w:themeColor="background1"/>
                <w:sz w:val="21"/>
                <w:szCs w:val="21"/>
                <w:lang w:val="en"/>
              </w:rPr>
              <w:t xml:space="preserve">GENERAL </w:t>
            </w:r>
            <w:commentRangeStart w:id="414"/>
            <w:r w:rsidR="002C0DD9" w:rsidRPr="001D60E2">
              <w:rPr>
                <w:rFonts w:cs="Calibri"/>
                <w:b/>
                <w:bCs/>
                <w:color w:val="FFFFFF" w:themeColor="background1"/>
                <w:sz w:val="21"/>
                <w:szCs w:val="21"/>
                <w:lang w:val="en"/>
              </w:rPr>
              <w:t>ASSUMPTIONS</w:t>
            </w:r>
            <w:commentRangeEnd w:id="414"/>
            <w:r w:rsidR="004D47D9" w:rsidRPr="001D60E2">
              <w:rPr>
                <w:rStyle w:val="CommentReference"/>
                <w:rFonts w:cs="Calibri"/>
                <w:b/>
                <w:color w:val="FFFFFF" w:themeColor="background1"/>
                <w:sz w:val="21"/>
                <w:szCs w:val="21"/>
                <w:lang w:val="en"/>
              </w:rPr>
              <w:commentReference w:id="414"/>
            </w:r>
            <w:r w:rsidR="4937D1CD" w:rsidRPr="001D60E2">
              <w:rPr>
                <w:rFonts w:cs="Calibri"/>
                <w:b/>
                <w:bCs/>
                <w:color w:val="FFFFFF" w:themeColor="background1"/>
                <w:sz w:val="21"/>
                <w:szCs w:val="21"/>
                <w:lang w:val="en"/>
              </w:rPr>
              <w:t xml:space="preserve"> </w:t>
            </w:r>
          </w:p>
        </w:tc>
      </w:tr>
    </w:tbl>
    <w:p w14:paraId="038704F5" w14:textId="77777777" w:rsidR="00CA0809" w:rsidRPr="00686A8E" w:rsidRDefault="00CA0809" w:rsidP="00CA0809">
      <w:pPr>
        <w:keepNext/>
        <w:keepLines/>
        <w:tabs>
          <w:tab w:val="left" w:pos="1041"/>
        </w:tabs>
        <w:jc w:val="both"/>
        <w:rPr>
          <w:rFonts w:cs="Calibri"/>
          <w:sz w:val="20"/>
          <w:szCs w:val="20"/>
        </w:rPr>
      </w:pPr>
      <w:r w:rsidRPr="00686A8E">
        <w:rPr>
          <w:rFonts w:cs="Calibri"/>
          <w:sz w:val="20"/>
          <w:szCs w:val="20"/>
        </w:rPr>
        <w:lastRenderedPageBreak/>
        <w:t>The Parties hereby agree that:</w:t>
      </w:r>
    </w:p>
    <w:p w14:paraId="6DD5E333" w14:textId="77777777" w:rsidR="00CA0809" w:rsidRPr="00686A8E" w:rsidRDefault="00CA0809" w:rsidP="00CA0809">
      <w:pPr>
        <w:pStyle w:val="StyleMaDBlack"/>
        <w:keepNext/>
        <w:keepLines/>
        <w:ind w:left="720" w:hanging="720"/>
        <w:jc w:val="both"/>
        <w:rPr>
          <w:rFonts w:eastAsia="Times New Roman" w:cs="Calibri"/>
          <w:sz w:val="20"/>
          <w:szCs w:val="20"/>
        </w:rPr>
      </w:pPr>
    </w:p>
    <w:p w14:paraId="4179FE35" w14:textId="77777777" w:rsidR="00CA0809" w:rsidRDefault="00CA0809" w:rsidP="00CA0809">
      <w:pPr>
        <w:pStyle w:val="StyleMaDBlack"/>
        <w:keepNext/>
        <w:keepLines/>
        <w:numPr>
          <w:ilvl w:val="1"/>
          <w:numId w:val="44"/>
        </w:numPr>
        <w:jc w:val="both"/>
        <w:rPr>
          <w:rFonts w:eastAsia="Times New Roman" w:cs="Calibri"/>
          <w:sz w:val="20"/>
          <w:szCs w:val="20"/>
        </w:rPr>
      </w:pPr>
      <w:r w:rsidRPr="00686A8E">
        <w:rPr>
          <w:rFonts w:eastAsia="Times New Roman" w:cs="Calibri"/>
          <w:sz w:val="20"/>
          <w:szCs w:val="20"/>
        </w:rPr>
        <w:t>Customer will identify a project manager resource that will be responsible for working with Adobe on an ongoing basis.</w:t>
      </w:r>
    </w:p>
    <w:p w14:paraId="001A19A4" w14:textId="77777777" w:rsidR="00CA0809" w:rsidRDefault="00CA0809" w:rsidP="00CA0809">
      <w:pPr>
        <w:pStyle w:val="StyleMaDBlack"/>
        <w:keepNext/>
        <w:keepLines/>
        <w:numPr>
          <w:ilvl w:val="1"/>
          <w:numId w:val="44"/>
        </w:numPr>
        <w:jc w:val="both"/>
        <w:rPr>
          <w:rFonts w:eastAsia="Times New Roman" w:cs="Calibri"/>
          <w:sz w:val="20"/>
          <w:szCs w:val="20"/>
        </w:rPr>
      </w:pPr>
      <w:r w:rsidRPr="00337173">
        <w:rPr>
          <w:rFonts w:eastAsia="Times New Roman" w:cs="Calibri"/>
          <w:sz w:val="20"/>
          <w:szCs w:val="20"/>
        </w:rPr>
        <w:t>Customer’s project manager will coordinate Customer’s responsibilities, including if applicable: any activities, due dates, resources, and internal development for Customer’s team.</w:t>
      </w:r>
    </w:p>
    <w:p w14:paraId="045648A7" w14:textId="77777777" w:rsidR="00CA0809" w:rsidRDefault="00CA0809" w:rsidP="00CA0809">
      <w:pPr>
        <w:pStyle w:val="StyleMaDBlack"/>
        <w:keepNext/>
        <w:keepLines/>
        <w:numPr>
          <w:ilvl w:val="1"/>
          <w:numId w:val="44"/>
        </w:numPr>
        <w:jc w:val="both"/>
        <w:rPr>
          <w:rFonts w:eastAsia="Times New Roman" w:cs="Calibri"/>
          <w:sz w:val="20"/>
          <w:szCs w:val="20"/>
        </w:rPr>
      </w:pPr>
      <w:r w:rsidRPr="00337173">
        <w:rPr>
          <w:rFonts w:eastAsia="Times New Roman" w:cs="Calibri"/>
          <w:sz w:val="20"/>
          <w:szCs w:val="20"/>
        </w:rPr>
        <w:t>Customer’s resources will provide timely responses to requests from Adobe.</w:t>
      </w:r>
    </w:p>
    <w:p w14:paraId="7D2DD840" w14:textId="77777777" w:rsidR="00CA0809" w:rsidRDefault="00CA0809" w:rsidP="00CA0809">
      <w:pPr>
        <w:pStyle w:val="StyleMaDBlack"/>
        <w:keepNext/>
        <w:keepLines/>
        <w:numPr>
          <w:ilvl w:val="1"/>
          <w:numId w:val="44"/>
        </w:numPr>
        <w:jc w:val="both"/>
        <w:rPr>
          <w:rFonts w:eastAsia="Times New Roman" w:cs="Calibri"/>
          <w:sz w:val="20"/>
          <w:szCs w:val="20"/>
        </w:rPr>
      </w:pPr>
      <w:r w:rsidRPr="00337173">
        <w:rPr>
          <w:rFonts w:eastAsia="Times New Roman" w:cs="Calibri"/>
          <w:sz w:val="20"/>
          <w:szCs w:val="20"/>
        </w:rPr>
        <w:t xml:space="preserve">Once the project plan is agreed to, any changes must be mutually agreed and documented. </w:t>
      </w:r>
    </w:p>
    <w:p w14:paraId="62CE168E" w14:textId="77777777" w:rsidR="00CA0809" w:rsidRDefault="00CA0809" w:rsidP="00CA0809">
      <w:pPr>
        <w:pStyle w:val="StyleMaDBlack"/>
        <w:keepNext/>
        <w:keepLines/>
        <w:numPr>
          <w:ilvl w:val="1"/>
          <w:numId w:val="44"/>
        </w:numPr>
        <w:jc w:val="both"/>
        <w:rPr>
          <w:rFonts w:eastAsia="Times New Roman" w:cs="Calibri"/>
          <w:sz w:val="20"/>
          <w:szCs w:val="20"/>
        </w:rPr>
      </w:pPr>
      <w:r w:rsidRPr="00337173">
        <w:rPr>
          <w:rFonts w:eastAsia="Times New Roman" w:cs="Calibri"/>
          <w:sz w:val="20"/>
          <w:szCs w:val="20"/>
        </w:rPr>
        <w:t>Customer is responsible for conducting any testing not described in the Activities above.</w:t>
      </w:r>
    </w:p>
    <w:p w14:paraId="174430A9" w14:textId="77777777" w:rsidR="00CA0809" w:rsidRDefault="00CA0809" w:rsidP="00CA0809">
      <w:pPr>
        <w:pStyle w:val="StyleMaDBlack"/>
        <w:keepNext/>
        <w:keepLines/>
        <w:numPr>
          <w:ilvl w:val="1"/>
          <w:numId w:val="44"/>
        </w:numPr>
        <w:jc w:val="both"/>
        <w:rPr>
          <w:rFonts w:eastAsia="Times New Roman" w:cs="Calibri"/>
          <w:sz w:val="20"/>
          <w:szCs w:val="20"/>
        </w:rPr>
      </w:pPr>
      <w:r w:rsidRPr="00337173">
        <w:rPr>
          <w:rFonts w:eastAsia="Times New Roman" w:cs="Calibri"/>
          <w:sz w:val="20"/>
          <w:szCs w:val="20"/>
        </w:rPr>
        <w:t xml:space="preserve">As part of the Professional Services, Adobe’s consultant(s) will work under the reasonable supervision and direction of Customer. Customer will prioritize the tasks to be performed by the Adobe consultant(s). Adobe will perform the Professional Services up to the number of hours purchased in this Sales Order. Customer agrees that Professional Services are provided on a time- and-materials basis, and that activities may not be completed in the hours purchased. </w:t>
      </w:r>
    </w:p>
    <w:p w14:paraId="2E0B8C87" w14:textId="77777777" w:rsidR="00CA0809" w:rsidRDefault="00CA0809" w:rsidP="00CA0809">
      <w:pPr>
        <w:pStyle w:val="StyleMaDBlack"/>
        <w:keepNext/>
        <w:keepLines/>
        <w:numPr>
          <w:ilvl w:val="1"/>
          <w:numId w:val="44"/>
        </w:numPr>
        <w:jc w:val="both"/>
        <w:rPr>
          <w:rFonts w:eastAsia="Times New Roman" w:cs="Calibri"/>
          <w:sz w:val="20"/>
          <w:szCs w:val="20"/>
        </w:rPr>
      </w:pPr>
      <w:r w:rsidRPr="00337173">
        <w:rPr>
          <w:rFonts w:eastAsia="Times New Roman" w:cs="Calibri"/>
          <w:sz w:val="20"/>
          <w:szCs w:val="20"/>
        </w:rPr>
        <w:t>Customer must provide all necessary information, resources and requirements to Adobe before Adobe commences providing the Professional Services under this engagement. If any such information, resources, requirements or decisions to be provided by Customer are delayed, or Customer fails to meet its obligations set out in this SOW, Adobe will not be liable or responsible for the consequences or damages caused by such delays or failure.</w:t>
      </w:r>
    </w:p>
    <w:p w14:paraId="0C1AD550" w14:textId="77777777" w:rsidR="00CA0809" w:rsidRDefault="00CA0809" w:rsidP="00CA0809">
      <w:pPr>
        <w:pStyle w:val="StyleMaDBlack"/>
        <w:keepNext/>
        <w:keepLines/>
        <w:numPr>
          <w:ilvl w:val="1"/>
          <w:numId w:val="44"/>
        </w:numPr>
        <w:jc w:val="both"/>
        <w:rPr>
          <w:rFonts w:eastAsia="Times New Roman" w:cs="Calibri"/>
          <w:sz w:val="20"/>
          <w:szCs w:val="20"/>
        </w:rPr>
      </w:pPr>
      <w:r w:rsidRPr="00337173">
        <w:rPr>
          <w:rFonts w:eastAsia="Times New Roman" w:cs="Calibri"/>
          <w:sz w:val="20"/>
          <w:szCs w:val="20"/>
        </w:rPr>
        <w:t>Adobe typically requires a 4-week scheduling lead-time from the Effective Date. This timeframe may be expedited but is dependent on Adobe resource availability.</w:t>
      </w:r>
    </w:p>
    <w:p w14:paraId="7C760F5D" w14:textId="77777777" w:rsidR="00CA0809" w:rsidRDefault="00CA0809" w:rsidP="00CA0809">
      <w:pPr>
        <w:pStyle w:val="StyleMaDBlack"/>
        <w:keepNext/>
        <w:keepLines/>
        <w:numPr>
          <w:ilvl w:val="1"/>
          <w:numId w:val="44"/>
        </w:numPr>
        <w:jc w:val="both"/>
        <w:rPr>
          <w:rFonts w:eastAsia="Times New Roman" w:cs="Calibri"/>
          <w:sz w:val="20"/>
          <w:szCs w:val="20"/>
        </w:rPr>
      </w:pPr>
      <w:r w:rsidRPr="00337173">
        <w:rPr>
          <w:rFonts w:eastAsia="Times New Roman" w:cs="Calibri"/>
          <w:sz w:val="20"/>
          <w:szCs w:val="20"/>
        </w:rPr>
        <w:t xml:space="preserve">Professional Services are conducted during Business Hours and shall not exceed eight (8) hours a day and forty (40) hours a week. The term “Business Hours” shall mean the hours of 9:00 A.M. to 5:00 P.M. in the time zone where </w:t>
      </w:r>
      <w:proofErr w:type="gramStart"/>
      <w:r w:rsidRPr="00337173">
        <w:rPr>
          <w:rFonts w:eastAsia="Times New Roman" w:cs="Calibri"/>
          <w:sz w:val="20"/>
          <w:szCs w:val="20"/>
        </w:rPr>
        <w:t>the  Customer</w:t>
      </w:r>
      <w:proofErr w:type="gramEnd"/>
      <w:r w:rsidRPr="00337173">
        <w:rPr>
          <w:rFonts w:eastAsia="Times New Roman" w:cs="Calibri"/>
          <w:sz w:val="20"/>
          <w:szCs w:val="20"/>
        </w:rPr>
        <w:t xml:space="preserve"> is located, Monday through Friday excluding, public/bank holidays. Adobe reserves the right to perform Professional Services outside regular Business Hours dependent on resource availability and confirmation between the Parties. </w:t>
      </w:r>
      <w:bookmarkStart w:id="415" w:name="_Hlk96534423"/>
    </w:p>
    <w:p w14:paraId="5838508E" w14:textId="77777777" w:rsidR="00CA0809" w:rsidRDefault="00CA0809" w:rsidP="00CA0809">
      <w:pPr>
        <w:pStyle w:val="StyleMaDBlack"/>
        <w:keepNext/>
        <w:keepLines/>
        <w:numPr>
          <w:ilvl w:val="1"/>
          <w:numId w:val="44"/>
        </w:numPr>
        <w:jc w:val="both"/>
        <w:rPr>
          <w:rFonts w:eastAsia="Times New Roman" w:cs="Calibri"/>
          <w:sz w:val="20"/>
          <w:szCs w:val="20"/>
        </w:rPr>
      </w:pPr>
      <w:r>
        <w:rPr>
          <w:sz w:val="20"/>
          <w:szCs w:val="20"/>
        </w:rPr>
        <w:t xml:space="preserve"> </w:t>
      </w:r>
      <w:r w:rsidRPr="00337173">
        <w:rPr>
          <w:sz w:val="20"/>
          <w:szCs w:val="20"/>
        </w:rPr>
        <w:t xml:space="preserve">Professional Services hourly rates </w:t>
      </w:r>
      <w:r w:rsidRPr="00337173">
        <w:rPr>
          <w:sz w:val="20"/>
          <w:szCs w:val="20"/>
          <w:lang w:val="en-IN"/>
        </w:rPr>
        <w:t>set out in this Agreement (“</w:t>
      </w:r>
      <w:r w:rsidRPr="00337173">
        <w:rPr>
          <w:b/>
          <w:bCs/>
          <w:sz w:val="20"/>
          <w:szCs w:val="20"/>
          <w:lang w:val="en-IN"/>
        </w:rPr>
        <w:t>Current Rates</w:t>
      </w:r>
      <w:r w:rsidRPr="00337173">
        <w:rPr>
          <w:sz w:val="20"/>
          <w:szCs w:val="20"/>
          <w:lang w:val="en-IN"/>
        </w:rPr>
        <w:t xml:space="preserve">”) </w:t>
      </w:r>
      <w:r w:rsidRPr="00337173">
        <w:rPr>
          <w:sz w:val="20"/>
          <w:szCs w:val="20"/>
        </w:rPr>
        <w:t xml:space="preserve">are valid for the first 12 months from the Effective Date of this Agreement for the currently contracted roles.  After 12 months from the Effective Date, the annual rate of the Professional Services will be negotiated between the Parties in good faith </w:t>
      </w:r>
      <w:proofErr w:type="gramStart"/>
      <w:r w:rsidRPr="00337173">
        <w:rPr>
          <w:sz w:val="20"/>
          <w:szCs w:val="20"/>
        </w:rPr>
        <w:t xml:space="preserve">and </w:t>
      </w:r>
      <w:r w:rsidRPr="00337173">
        <w:rPr>
          <w:sz w:val="20"/>
          <w:szCs w:val="20"/>
          <w:lang w:val="en-IN"/>
        </w:rPr>
        <w:t xml:space="preserve"> will</w:t>
      </w:r>
      <w:proofErr w:type="gramEnd"/>
      <w:r w:rsidRPr="00337173">
        <w:rPr>
          <w:sz w:val="20"/>
          <w:szCs w:val="20"/>
          <w:lang w:val="en-IN"/>
        </w:rPr>
        <w:t xml:space="preserve"> be </w:t>
      </w:r>
      <w:r w:rsidRPr="00337173">
        <w:rPr>
          <w:sz w:val="20"/>
          <w:szCs w:val="20"/>
        </w:rPr>
        <w:t xml:space="preserve">agreed to by the Parties in a separate written Sales Order.  </w:t>
      </w:r>
      <w:r w:rsidRPr="00337173">
        <w:rPr>
          <w:rFonts w:eastAsia="Times New Roman" w:cs="Calibri"/>
          <w:sz w:val="20"/>
          <w:szCs w:val="20"/>
        </w:rPr>
        <w:t>Customer agrees that the rates specified in the Sales Order may not apply to any additional Professional Services beyond those contemplated under this SOW.</w:t>
      </w:r>
    </w:p>
    <w:p w14:paraId="0377357A" w14:textId="77777777" w:rsidR="00CA0809" w:rsidRDefault="00CA0809" w:rsidP="00CA0809">
      <w:pPr>
        <w:pStyle w:val="StyleMaDBlack"/>
        <w:keepNext/>
        <w:keepLines/>
        <w:numPr>
          <w:ilvl w:val="1"/>
          <w:numId w:val="44"/>
        </w:numPr>
        <w:jc w:val="both"/>
        <w:rPr>
          <w:rFonts w:eastAsia="Times New Roman" w:cs="Calibri"/>
          <w:sz w:val="20"/>
          <w:szCs w:val="20"/>
        </w:rPr>
      </w:pPr>
      <w:r>
        <w:rPr>
          <w:sz w:val="20"/>
          <w:szCs w:val="20"/>
        </w:rPr>
        <w:t xml:space="preserve"> </w:t>
      </w:r>
      <w:r w:rsidRPr="00337173">
        <w:rPr>
          <w:sz w:val="20"/>
          <w:szCs w:val="20"/>
        </w:rPr>
        <w:t xml:space="preserve">Adobe reserves the right to transition consulting resources assigned to this Professional Services engagement with reasonable written notice to Customer. Adobe will exercise good faith to reassign qualified consultants to this Professional Services engagement.  Adobe agrees that Customer will not be invoiced for the number of hours required to perform knowledge transfer to the new resource regarding this engagement, not to exceed 40 hours per transition.  </w:t>
      </w:r>
    </w:p>
    <w:p w14:paraId="0F4B2D4A" w14:textId="77777777" w:rsidR="00CA0809" w:rsidRDefault="00CA0809" w:rsidP="00CA0809">
      <w:pPr>
        <w:pStyle w:val="StyleMaDBlack"/>
        <w:keepNext/>
        <w:keepLines/>
        <w:numPr>
          <w:ilvl w:val="1"/>
          <w:numId w:val="44"/>
        </w:numPr>
        <w:jc w:val="both"/>
        <w:rPr>
          <w:rFonts w:eastAsia="Times New Roman" w:cs="Calibri"/>
          <w:sz w:val="20"/>
          <w:szCs w:val="20"/>
        </w:rPr>
      </w:pPr>
      <w:r>
        <w:rPr>
          <w:rFonts w:asciiTheme="minorHAnsi" w:hAnsiTheme="minorHAnsi" w:cstheme="minorBidi"/>
          <w:sz w:val="20"/>
          <w:szCs w:val="20"/>
        </w:rPr>
        <w:t xml:space="preserve"> </w:t>
      </w:r>
      <w:r w:rsidRPr="00337173">
        <w:rPr>
          <w:rFonts w:asciiTheme="minorHAnsi" w:hAnsiTheme="minorHAnsi" w:cstheme="minorBidi"/>
          <w:sz w:val="20"/>
          <w:szCs w:val="20"/>
        </w:rPr>
        <w:t>Upon successful completion of the Prof</w:t>
      </w:r>
      <w:r w:rsidRPr="00337173">
        <w:rPr>
          <w:rFonts w:asciiTheme="minorHAnsi" w:hAnsiTheme="minorHAnsi" w:cstheme="minorBidi"/>
          <w:color w:val="000000" w:themeColor="text1"/>
          <w:sz w:val="20"/>
          <w:szCs w:val="20"/>
        </w:rPr>
        <w:t>essional Services engagement under this SOW, if Customer policy permits and upon Adobe’s written request, Customer agrees to provide Adobe with a reference and/or collaborate on joint marketing activities</w:t>
      </w:r>
      <w:r w:rsidRPr="00337173">
        <w:rPr>
          <w:rFonts w:asciiTheme="minorHAnsi" w:hAnsiTheme="minorHAnsi" w:cstheme="minorBidi"/>
          <w:sz w:val="20"/>
          <w:szCs w:val="20"/>
        </w:rPr>
        <w:t xml:space="preserve"> for current or prospective Adobe customers.</w:t>
      </w:r>
      <w:r w:rsidRPr="00337173">
        <w:rPr>
          <w:rFonts w:ascii="Segoe UI" w:hAnsi="Segoe UI" w:cs="Segoe UI"/>
          <w:sz w:val="20"/>
          <w:szCs w:val="20"/>
        </w:rPr>
        <w:t xml:space="preserve"> </w:t>
      </w:r>
    </w:p>
    <w:p w14:paraId="52152A8D" w14:textId="77777777" w:rsidR="00CA0809" w:rsidRDefault="00CA0809" w:rsidP="00CA0809">
      <w:pPr>
        <w:pStyle w:val="StyleMaDBlack"/>
        <w:keepNext/>
        <w:keepLines/>
        <w:numPr>
          <w:ilvl w:val="1"/>
          <w:numId w:val="44"/>
        </w:numPr>
        <w:jc w:val="both"/>
        <w:rPr>
          <w:rFonts w:eastAsia="Times New Roman" w:cs="Calibri"/>
          <w:sz w:val="20"/>
          <w:szCs w:val="20"/>
        </w:rPr>
      </w:pPr>
      <w:r>
        <w:rPr>
          <w:sz w:val="20"/>
          <w:szCs w:val="20"/>
        </w:rPr>
        <w:t xml:space="preserve"> </w:t>
      </w:r>
      <w:r w:rsidRPr="00337173">
        <w:rPr>
          <w:sz w:val="20"/>
          <w:szCs w:val="20"/>
        </w:rPr>
        <w:t xml:space="preserve">Customer agrees if its engagement request on a given day is less than 4 hours per day, then it is at Adobe’s sole discretion whether to reject or accept Customer’s request and will be dependent on Adobe’s resource availability. </w:t>
      </w:r>
      <w:bookmarkEnd w:id="415"/>
    </w:p>
    <w:p w14:paraId="110E45AE" w14:textId="77777777" w:rsidR="00CA0809" w:rsidRDefault="00CA0809" w:rsidP="00CA0809">
      <w:pPr>
        <w:pStyle w:val="StyleMaDBlack"/>
        <w:keepNext/>
        <w:keepLines/>
        <w:numPr>
          <w:ilvl w:val="1"/>
          <w:numId w:val="44"/>
        </w:numPr>
        <w:jc w:val="both"/>
        <w:rPr>
          <w:rStyle w:val="normaltextrun"/>
          <w:rFonts w:eastAsia="Times New Roman" w:cs="Calibri"/>
          <w:sz w:val="20"/>
          <w:szCs w:val="20"/>
        </w:rPr>
      </w:pPr>
      <w:r>
        <w:rPr>
          <w:rStyle w:val="normaltextrun"/>
          <w:rFonts w:asciiTheme="minorHAnsi" w:hAnsiTheme="minorHAnsi" w:cstheme="minorHAnsi"/>
          <w:color w:val="000000"/>
          <w:sz w:val="20"/>
          <w:szCs w:val="20"/>
          <w:shd w:val="clear" w:color="auto" w:fill="FFFFFF"/>
        </w:rPr>
        <w:t xml:space="preserve"> </w:t>
      </w:r>
      <w:r w:rsidRPr="00337173">
        <w:rPr>
          <w:rStyle w:val="normaltextrun"/>
          <w:rFonts w:asciiTheme="minorHAnsi" w:hAnsiTheme="minorHAnsi" w:cstheme="minorHAnsi"/>
          <w:color w:val="000000"/>
          <w:sz w:val="20"/>
          <w:szCs w:val="20"/>
          <w:shd w:val="clear" w:color="auto" w:fill="FFFFFF"/>
        </w:rPr>
        <w:t>Wherever permitted by applicable law, Adobe conducts pre-hire background checks on employees in accordance with Adobe’s standard employment practices and procedures as part of the hiring process.  Subject to local laws, these background checks may include education, criminal records, employment and Global Sanctions and Enforcement search. Where criminal record checks are not permissible, a supplemental reputational media check is run.  Adobe requires that its independent contractors and subcontractors certify that they have performed background checks on their personnel.  Adobe reserves the right to change its background check policies and procedures in its reasonable discretion.</w:t>
      </w:r>
    </w:p>
    <w:p w14:paraId="6B93F19C" w14:textId="77777777" w:rsidR="00CA0809" w:rsidRDefault="00CA0809" w:rsidP="00CA0809">
      <w:pPr>
        <w:pStyle w:val="StyleMaDBlack"/>
        <w:keepNext/>
        <w:keepLines/>
        <w:numPr>
          <w:ilvl w:val="1"/>
          <w:numId w:val="44"/>
        </w:numPr>
        <w:jc w:val="both"/>
        <w:rPr>
          <w:rFonts w:eastAsia="Times New Roman" w:cs="Calibri"/>
          <w:sz w:val="20"/>
          <w:szCs w:val="20"/>
        </w:rPr>
      </w:pPr>
      <w:r>
        <w:rPr>
          <w:rStyle w:val="normaltextrun"/>
          <w:rFonts w:eastAsia="Times New Roman" w:cs="Calibri"/>
          <w:sz w:val="20"/>
          <w:szCs w:val="20"/>
        </w:rPr>
        <w:t xml:space="preserve"> </w:t>
      </w:r>
      <w:r w:rsidRPr="00BD3191">
        <w:rPr>
          <w:rFonts w:eastAsia="Times New Roman" w:cs="Calibri"/>
          <w:sz w:val="20"/>
          <w:szCs w:val="20"/>
        </w:rPr>
        <w:t>In case of product issues reported by Customer, this information will be shared with the respective customer care support team in Adobe and resolution of such issues are outside the scope of this SOW </w:t>
      </w:r>
      <w:bookmarkStart w:id="416" w:name="_Ref493777757"/>
    </w:p>
    <w:p w14:paraId="25A8DFDD" w14:textId="77777777" w:rsidR="00CA0809" w:rsidRPr="00F40E75" w:rsidRDefault="00CA0809" w:rsidP="00CA0809">
      <w:pPr>
        <w:pStyle w:val="StyleMaDBlack"/>
        <w:keepNext/>
        <w:keepLines/>
        <w:numPr>
          <w:ilvl w:val="1"/>
          <w:numId w:val="44"/>
        </w:numPr>
        <w:jc w:val="both"/>
        <w:rPr>
          <w:rFonts w:eastAsia="Times New Roman" w:cs="Calibri"/>
          <w:sz w:val="20"/>
          <w:szCs w:val="20"/>
        </w:rPr>
      </w:pPr>
      <w:r>
        <w:rPr>
          <w:rFonts w:eastAsia="Times New Roman" w:cs="Calibri"/>
          <w:sz w:val="20"/>
          <w:szCs w:val="20"/>
        </w:rPr>
        <w:lastRenderedPageBreak/>
        <w:t xml:space="preserve"> </w:t>
      </w:r>
      <w:r w:rsidRPr="00F40E75">
        <w:rPr>
          <w:b/>
          <w:sz w:val="20"/>
          <w:szCs w:val="20"/>
        </w:rPr>
        <w:t>Out of Scope</w:t>
      </w:r>
      <w:bookmarkEnd w:id="416"/>
      <w:r w:rsidRPr="00F40E75">
        <w:rPr>
          <w:sz w:val="20"/>
          <w:szCs w:val="20"/>
        </w:rPr>
        <w:t>. Notwithstanding anything contained elsewhere in the SOW, only those activities expressly set out in the scope of Professional Services will be performed by Adobe. All other activities, including but not limited to the following, are out of scope:</w:t>
      </w:r>
    </w:p>
    <w:p w14:paraId="5AA0F43B" w14:textId="77777777" w:rsidR="00CA0809" w:rsidRPr="00686A8E" w:rsidRDefault="00CA0809" w:rsidP="00CA1F0E">
      <w:pPr>
        <w:pStyle w:val="ListParagraph"/>
        <w:numPr>
          <w:ilvl w:val="2"/>
          <w:numId w:val="45"/>
        </w:numPr>
        <w:rPr>
          <w:sz w:val="20"/>
          <w:szCs w:val="20"/>
        </w:rPr>
      </w:pPr>
      <w:r w:rsidRPr="00686A8E">
        <w:rPr>
          <w:sz w:val="20"/>
          <w:szCs w:val="20"/>
        </w:rPr>
        <w:t xml:space="preserve">all activities specified as being Customer’s responsibility in the </w:t>
      </w:r>
      <w:r>
        <w:rPr>
          <w:sz w:val="20"/>
          <w:szCs w:val="20"/>
        </w:rPr>
        <w:t>s</w:t>
      </w:r>
      <w:r w:rsidRPr="00686A8E">
        <w:rPr>
          <w:sz w:val="20"/>
          <w:szCs w:val="20"/>
        </w:rPr>
        <w:t xml:space="preserve">cope of Professional </w:t>
      </w:r>
      <w:proofErr w:type="gramStart"/>
      <w:r w:rsidRPr="00686A8E">
        <w:rPr>
          <w:sz w:val="20"/>
          <w:szCs w:val="20"/>
        </w:rPr>
        <w:t>Services;</w:t>
      </w:r>
      <w:proofErr w:type="gramEnd"/>
    </w:p>
    <w:p w14:paraId="6BC65831" w14:textId="77777777" w:rsidR="00CA0809" w:rsidRPr="00686A8E" w:rsidRDefault="00CA0809" w:rsidP="00CA1F0E">
      <w:pPr>
        <w:pStyle w:val="ListParagraph"/>
        <w:numPr>
          <w:ilvl w:val="2"/>
          <w:numId w:val="45"/>
        </w:numPr>
        <w:rPr>
          <w:rFonts w:asciiTheme="minorHAnsi" w:hAnsiTheme="minorHAnsi" w:cstheme="minorBidi"/>
          <w:sz w:val="20"/>
          <w:szCs w:val="20"/>
        </w:rPr>
      </w:pPr>
      <w:r w:rsidRPr="68ADAA46">
        <w:rPr>
          <w:sz w:val="20"/>
          <w:szCs w:val="20"/>
        </w:rPr>
        <w:t xml:space="preserve">all additional items that may have been referenced in the </w:t>
      </w:r>
      <w:r>
        <w:rPr>
          <w:sz w:val="20"/>
          <w:szCs w:val="20"/>
        </w:rPr>
        <w:t>s</w:t>
      </w:r>
      <w:r w:rsidRPr="68ADAA46">
        <w:rPr>
          <w:sz w:val="20"/>
          <w:szCs w:val="20"/>
        </w:rPr>
        <w:t xml:space="preserve">cope of Professional Services as optional costs. These scope items can be performed by Adobe, but will result in a Change Request being raised in accordance with Section Change </w:t>
      </w:r>
      <w:r w:rsidRPr="68ADAA46">
        <w:rPr>
          <w:rFonts w:asciiTheme="minorHAnsi" w:hAnsiTheme="minorHAnsi" w:cstheme="minorBidi"/>
          <w:sz w:val="20"/>
          <w:szCs w:val="20"/>
        </w:rPr>
        <w:t>Management Process</w:t>
      </w:r>
      <w:r w:rsidRPr="68ADAA46">
        <w:rPr>
          <w:sz w:val="20"/>
          <w:szCs w:val="20"/>
        </w:rPr>
        <w:t xml:space="preserve"> of this SOW</w:t>
      </w:r>
      <w:r w:rsidRPr="68ADAA46">
        <w:rPr>
          <w:rFonts w:asciiTheme="minorHAnsi" w:hAnsiTheme="minorHAnsi" w:cstheme="minorBidi"/>
          <w:sz w:val="20"/>
          <w:szCs w:val="20"/>
        </w:rPr>
        <w:t>; and</w:t>
      </w:r>
    </w:p>
    <w:p w14:paraId="33324B0F" w14:textId="77777777" w:rsidR="00CA0809" w:rsidRPr="00686A8E" w:rsidRDefault="00CA0809" w:rsidP="00CA1F0E">
      <w:pPr>
        <w:pStyle w:val="ListParagraph"/>
        <w:numPr>
          <w:ilvl w:val="2"/>
          <w:numId w:val="45"/>
        </w:numPr>
        <w:rPr>
          <w:rFonts w:asciiTheme="minorHAnsi" w:hAnsiTheme="minorHAnsi" w:cstheme="minorHAnsi"/>
          <w:b/>
          <w:bCs/>
          <w:sz w:val="20"/>
          <w:szCs w:val="20"/>
        </w:rPr>
      </w:pPr>
      <w:r w:rsidRPr="00686A8E">
        <w:rPr>
          <w:rFonts w:asciiTheme="minorHAnsi" w:hAnsiTheme="minorHAnsi" w:cstheme="minorHAnsi"/>
          <w:sz w:val="20"/>
          <w:szCs w:val="20"/>
        </w:rPr>
        <w:t xml:space="preserve">any new interfaces and new business needs of Customer that are not captured within the </w:t>
      </w:r>
      <w:r>
        <w:rPr>
          <w:rFonts w:asciiTheme="minorHAnsi" w:hAnsiTheme="minorHAnsi" w:cstheme="minorHAnsi"/>
          <w:sz w:val="20"/>
          <w:szCs w:val="20"/>
        </w:rPr>
        <w:t>s</w:t>
      </w:r>
      <w:r w:rsidRPr="00686A8E">
        <w:rPr>
          <w:rFonts w:asciiTheme="minorHAnsi" w:hAnsiTheme="minorHAnsi" w:cstheme="minorHAnsi"/>
          <w:sz w:val="20"/>
          <w:szCs w:val="20"/>
        </w:rPr>
        <w:t xml:space="preserve">cope of Professional Services or the </w:t>
      </w:r>
      <w:r>
        <w:rPr>
          <w:rFonts w:asciiTheme="minorHAnsi" w:hAnsiTheme="minorHAnsi" w:cstheme="minorHAnsi"/>
          <w:sz w:val="20"/>
          <w:szCs w:val="20"/>
        </w:rPr>
        <w:t>f</w:t>
      </w:r>
      <w:r w:rsidRPr="00686A8E">
        <w:rPr>
          <w:rFonts w:asciiTheme="minorHAnsi" w:hAnsiTheme="minorHAnsi" w:cstheme="minorHAnsi"/>
          <w:sz w:val="20"/>
          <w:szCs w:val="20"/>
        </w:rPr>
        <w:t xml:space="preserve">unctional </w:t>
      </w:r>
      <w:r>
        <w:rPr>
          <w:rFonts w:asciiTheme="minorHAnsi" w:hAnsiTheme="minorHAnsi" w:cstheme="minorHAnsi"/>
          <w:sz w:val="20"/>
          <w:szCs w:val="20"/>
        </w:rPr>
        <w:t>s</w:t>
      </w:r>
      <w:r w:rsidRPr="00686A8E">
        <w:rPr>
          <w:rFonts w:asciiTheme="minorHAnsi" w:hAnsiTheme="minorHAnsi" w:cstheme="minorHAnsi"/>
          <w:sz w:val="20"/>
          <w:szCs w:val="20"/>
        </w:rPr>
        <w:t>pecifications.</w:t>
      </w:r>
      <w:r w:rsidRPr="00686A8E">
        <w:rPr>
          <w:rFonts w:asciiTheme="minorHAnsi" w:hAnsiTheme="minorHAnsi" w:cstheme="minorHAnsi"/>
          <w:caps/>
          <w:sz w:val="20"/>
          <w:szCs w:val="20"/>
          <w:lang w:val="en-GB"/>
        </w:rPr>
        <w:t xml:space="preserve"> </w:t>
      </w:r>
    </w:p>
    <w:p w14:paraId="64ADB54B" w14:textId="77777777" w:rsidR="00686A8E" w:rsidRPr="001D60E2" w:rsidRDefault="00686A8E" w:rsidP="002C0DD9">
      <w:pPr>
        <w:rPr>
          <w:rFonts w:asciiTheme="minorHAnsi" w:hAnsiTheme="minorHAnsi" w:cstheme="minorHAnsi"/>
          <w:sz w:val="21"/>
          <w:szCs w:val="21"/>
        </w:rPr>
      </w:pPr>
    </w:p>
    <w:tbl>
      <w:tblPr>
        <w:tblpPr w:leftFromText="187" w:rightFromText="187" w:vertAnchor="text" w:horzAnchor="margin" w:tblpXSpec="center" w:tblpY="145"/>
        <w:tblOverlap w:val="neve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16"/>
      </w:tblGrid>
      <w:tr w:rsidR="00965EA5" w:rsidRPr="001D60E2" w14:paraId="7E6046DA" w14:textId="77777777">
        <w:trPr>
          <w:cantSplit/>
          <w:trHeight w:val="396"/>
        </w:trPr>
        <w:tc>
          <w:tcPr>
            <w:tcW w:w="11016" w:type="dxa"/>
            <w:shd w:val="clear" w:color="auto" w:fill="FF0000"/>
            <w:vAlign w:val="center"/>
          </w:tcPr>
          <w:p w14:paraId="596B2466" w14:textId="57F51719" w:rsidR="00965EA5" w:rsidRPr="001D60E2" w:rsidRDefault="00C06E34" w:rsidP="00C06E34">
            <w:pPr>
              <w:pStyle w:val="StyleMaDBlack"/>
              <w:ind w:left="864"/>
              <w:jc w:val="center"/>
              <w:rPr>
                <w:rFonts w:asciiTheme="minorHAnsi" w:hAnsiTheme="minorHAnsi" w:cstheme="minorHAnsi"/>
                <w:b/>
                <w:bCs/>
                <w:color w:val="FFFFFF" w:themeColor="background1"/>
                <w:sz w:val="21"/>
                <w:szCs w:val="21"/>
                <w:lang w:val="en"/>
              </w:rPr>
            </w:pPr>
            <w:r>
              <w:rPr>
                <w:rFonts w:asciiTheme="minorHAnsi" w:hAnsiTheme="minorHAnsi" w:cstheme="minorHAnsi"/>
                <w:b/>
                <w:bCs/>
                <w:color w:val="FFFFFF" w:themeColor="background1"/>
                <w:sz w:val="21"/>
                <w:szCs w:val="21"/>
                <w:lang w:val="en"/>
              </w:rPr>
              <w:t>8.</w:t>
            </w:r>
            <w:r w:rsidR="00965EA5" w:rsidRPr="001D60E2">
              <w:rPr>
                <w:rFonts w:asciiTheme="minorHAnsi" w:hAnsiTheme="minorHAnsi" w:cstheme="minorHAnsi"/>
                <w:b/>
                <w:bCs/>
                <w:color w:val="FFFFFF" w:themeColor="background1"/>
                <w:sz w:val="21"/>
                <w:szCs w:val="21"/>
                <w:lang w:val="en"/>
              </w:rPr>
              <w:t xml:space="preserve"> CHANGE MANAGEMENT </w:t>
            </w:r>
            <w:commentRangeStart w:id="417"/>
            <w:r w:rsidR="00965EA5" w:rsidRPr="001D60E2">
              <w:rPr>
                <w:rFonts w:asciiTheme="minorHAnsi" w:hAnsiTheme="minorHAnsi" w:cstheme="minorHAnsi"/>
                <w:b/>
                <w:bCs/>
                <w:color w:val="FFFFFF" w:themeColor="background1"/>
                <w:sz w:val="21"/>
                <w:szCs w:val="21"/>
                <w:lang w:val="en"/>
              </w:rPr>
              <w:t>PROCESS</w:t>
            </w:r>
            <w:commentRangeEnd w:id="417"/>
            <w:r w:rsidR="006612EF" w:rsidRPr="001D60E2">
              <w:rPr>
                <w:rStyle w:val="CommentReference"/>
                <w:rFonts w:asciiTheme="minorHAnsi" w:hAnsiTheme="minorHAnsi" w:cstheme="minorHAnsi"/>
                <w:b/>
                <w:color w:val="FFFFFF" w:themeColor="background1"/>
                <w:sz w:val="21"/>
                <w:szCs w:val="21"/>
                <w:lang w:val="en"/>
              </w:rPr>
              <w:commentReference w:id="417"/>
            </w:r>
          </w:p>
        </w:tc>
      </w:tr>
    </w:tbl>
    <w:p w14:paraId="6849843E" w14:textId="77777777" w:rsidR="00686A8E" w:rsidRDefault="00686A8E" w:rsidP="00686A8E">
      <w:pPr>
        <w:rPr>
          <w:rFonts w:asciiTheme="minorHAnsi" w:eastAsia="Times New Roman" w:hAnsiTheme="minorHAnsi" w:cstheme="minorHAnsi"/>
          <w:sz w:val="21"/>
          <w:szCs w:val="21"/>
        </w:rPr>
      </w:pPr>
    </w:p>
    <w:p w14:paraId="5778DF2B" w14:textId="77777777" w:rsidR="00686A8E" w:rsidRDefault="00686A8E" w:rsidP="00686A8E">
      <w:pPr>
        <w:rPr>
          <w:rFonts w:asciiTheme="minorHAnsi" w:eastAsia="Times New Roman" w:hAnsiTheme="minorHAnsi" w:cstheme="minorHAnsi"/>
          <w:sz w:val="21"/>
          <w:szCs w:val="21"/>
        </w:rPr>
      </w:pPr>
    </w:p>
    <w:p w14:paraId="23F3CAF8"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Identification of Project Changes: Changes to the project constraints are determined according to the following chart:  </w:t>
      </w:r>
    </w:p>
    <w:p w14:paraId="5ABE403E"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3105"/>
        <w:gridCol w:w="2715"/>
        <w:gridCol w:w="1995"/>
      </w:tblGrid>
      <w:tr w:rsidR="00F33E13" w:rsidRPr="00F33E13" w14:paraId="69006153" w14:textId="77777777" w:rsidTr="00F33E1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FB3748C"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Project Constraint  </w:t>
            </w:r>
          </w:p>
        </w:tc>
        <w:tc>
          <w:tcPr>
            <w:tcW w:w="3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28AF986"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Change Criteria  </w:t>
            </w:r>
          </w:p>
        </w:tc>
        <w:tc>
          <w:tcPr>
            <w:tcW w:w="2715" w:type="dxa"/>
            <w:tcBorders>
              <w:top w:val="single" w:sz="6" w:space="0" w:color="auto"/>
              <w:left w:val="single" w:sz="6" w:space="0" w:color="auto"/>
              <w:bottom w:val="single" w:sz="6" w:space="0" w:color="auto"/>
              <w:right w:val="single" w:sz="6" w:space="0" w:color="auto"/>
            </w:tcBorders>
            <w:shd w:val="clear" w:color="auto" w:fill="BFBFBF"/>
            <w:hideMark/>
          </w:tcPr>
          <w:p w14:paraId="18935B48"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Method to Process Change  </w:t>
            </w:r>
          </w:p>
        </w:tc>
        <w:tc>
          <w:tcPr>
            <w:tcW w:w="199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8218536"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Approval  </w:t>
            </w:r>
          </w:p>
        </w:tc>
      </w:tr>
      <w:tr w:rsidR="00F33E13" w:rsidRPr="00F33E13" w14:paraId="50320852" w14:textId="77777777" w:rsidTr="00F33E13">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4EA29EE5"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Project Scope  </w:t>
            </w:r>
          </w:p>
        </w:tc>
        <w:tc>
          <w:tcPr>
            <w:tcW w:w="3105" w:type="dxa"/>
            <w:tcBorders>
              <w:top w:val="single" w:sz="6" w:space="0" w:color="auto"/>
              <w:left w:val="single" w:sz="6" w:space="0" w:color="auto"/>
              <w:bottom w:val="single" w:sz="6" w:space="0" w:color="auto"/>
              <w:right w:val="single" w:sz="6" w:space="0" w:color="auto"/>
            </w:tcBorders>
            <w:vAlign w:val="center"/>
            <w:hideMark/>
          </w:tcPr>
          <w:p w14:paraId="4FB686B1"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Any change to scope, including:  </w:t>
            </w:r>
          </w:p>
          <w:p w14:paraId="285A036D" w14:textId="77777777" w:rsidR="00F33E13" w:rsidRPr="00F33E13" w:rsidRDefault="00F33E13" w:rsidP="00F33E13">
            <w:pPr>
              <w:numPr>
                <w:ilvl w:val="0"/>
                <w:numId w:val="30"/>
              </w:num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 change to the scope or project outputs as defined in the SOW  </w:t>
            </w:r>
          </w:p>
          <w:p w14:paraId="20423F3F" w14:textId="77777777" w:rsidR="00F33E13" w:rsidRPr="00F33E13" w:rsidRDefault="00F33E13" w:rsidP="00F33E13">
            <w:pPr>
              <w:numPr>
                <w:ilvl w:val="0"/>
                <w:numId w:val="30"/>
              </w:num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Identification of new business requirements to put into scope  </w:t>
            </w:r>
          </w:p>
        </w:tc>
        <w:tc>
          <w:tcPr>
            <w:tcW w:w="2715" w:type="dxa"/>
            <w:tcBorders>
              <w:top w:val="single" w:sz="6" w:space="0" w:color="auto"/>
              <w:left w:val="single" w:sz="6" w:space="0" w:color="auto"/>
              <w:bottom w:val="single" w:sz="6" w:space="0" w:color="auto"/>
              <w:right w:val="single" w:sz="6" w:space="0" w:color="auto"/>
            </w:tcBorders>
            <w:vAlign w:val="center"/>
            <w:hideMark/>
          </w:tcPr>
          <w:p w14:paraId="288114C7" w14:textId="5DF39986"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Prior to initiating work, change effort will be estimated and evaluated if new scope can be reasonably accommodated in the estimated budget outlined in the SOW.  Mutually agree upon new Project Scope and/or</w:t>
            </w:r>
            <w:r w:rsidR="002644B1">
              <w:rPr>
                <w:rFonts w:asciiTheme="minorHAnsi" w:eastAsia="Times New Roman" w:hAnsiTheme="minorHAnsi" w:cstheme="minorHAnsi"/>
                <w:sz w:val="21"/>
                <w:szCs w:val="21"/>
              </w:rPr>
              <w:t xml:space="preserve"> outputs</w:t>
            </w:r>
            <w:r w:rsidRPr="00F33E13">
              <w:rPr>
                <w:rFonts w:asciiTheme="minorHAnsi" w:eastAsia="Times New Roman" w:hAnsiTheme="minorHAnsi" w:cstheme="minorHAnsi"/>
                <w:sz w:val="21"/>
                <w:szCs w:val="21"/>
              </w:rPr>
              <w:t>(s) based on new or refined business requirements and agree in writing to the change via an amendment.  If change cannot be accommodated in the estimated budget, follow Project Cost. </w:t>
            </w:r>
          </w:p>
        </w:tc>
        <w:tc>
          <w:tcPr>
            <w:tcW w:w="1995" w:type="dxa"/>
            <w:tcBorders>
              <w:top w:val="single" w:sz="6" w:space="0" w:color="auto"/>
              <w:left w:val="single" w:sz="6" w:space="0" w:color="auto"/>
              <w:bottom w:val="single" w:sz="6" w:space="0" w:color="auto"/>
              <w:right w:val="single" w:sz="6" w:space="0" w:color="auto"/>
            </w:tcBorders>
            <w:vAlign w:val="center"/>
            <w:hideMark/>
          </w:tcPr>
          <w:p w14:paraId="7B06D54E"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Customer and Adobe  </w:t>
            </w:r>
          </w:p>
        </w:tc>
      </w:tr>
      <w:tr w:rsidR="00F33E13" w:rsidRPr="00F33E13" w14:paraId="20B08BCD" w14:textId="77777777" w:rsidTr="00F33E13">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2A761CB7"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Project Schedule  </w:t>
            </w:r>
          </w:p>
        </w:tc>
        <w:tc>
          <w:tcPr>
            <w:tcW w:w="3105" w:type="dxa"/>
            <w:tcBorders>
              <w:top w:val="single" w:sz="6" w:space="0" w:color="auto"/>
              <w:left w:val="single" w:sz="6" w:space="0" w:color="auto"/>
              <w:bottom w:val="single" w:sz="6" w:space="0" w:color="auto"/>
              <w:right w:val="single" w:sz="6" w:space="0" w:color="auto"/>
            </w:tcBorders>
            <w:vAlign w:val="center"/>
            <w:hideMark/>
          </w:tcPr>
          <w:p w14:paraId="103853AD"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Any change that would affect:  </w:t>
            </w:r>
          </w:p>
          <w:p w14:paraId="5BEEDA5B" w14:textId="77777777" w:rsidR="00F33E13" w:rsidRPr="00F33E13" w:rsidRDefault="00F33E13" w:rsidP="00F33E13">
            <w:pPr>
              <w:numPr>
                <w:ilvl w:val="0"/>
                <w:numId w:val="31"/>
              </w:num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Activities defined in the project schedule that would extend the project timelines beyond the duration originally defined in the SOW. </w:t>
            </w:r>
          </w:p>
        </w:tc>
        <w:tc>
          <w:tcPr>
            <w:tcW w:w="2715" w:type="dxa"/>
            <w:tcBorders>
              <w:top w:val="single" w:sz="6" w:space="0" w:color="auto"/>
              <w:left w:val="single" w:sz="6" w:space="0" w:color="auto"/>
              <w:bottom w:val="single" w:sz="6" w:space="0" w:color="auto"/>
              <w:right w:val="single" w:sz="6" w:space="0" w:color="auto"/>
            </w:tcBorders>
            <w:vAlign w:val="center"/>
            <w:hideMark/>
          </w:tcPr>
          <w:p w14:paraId="753BABF9"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Mutually agree to the new Project Schedule in writing via an amendment or email approval.  If the schedule change impacts Project Scope or Project Cost, follow method to process change in those categories </w:t>
            </w:r>
          </w:p>
        </w:tc>
        <w:tc>
          <w:tcPr>
            <w:tcW w:w="1995" w:type="dxa"/>
            <w:tcBorders>
              <w:top w:val="single" w:sz="6" w:space="0" w:color="auto"/>
              <w:left w:val="single" w:sz="6" w:space="0" w:color="auto"/>
              <w:bottom w:val="single" w:sz="6" w:space="0" w:color="auto"/>
              <w:right w:val="single" w:sz="6" w:space="0" w:color="auto"/>
            </w:tcBorders>
            <w:vAlign w:val="center"/>
            <w:hideMark/>
          </w:tcPr>
          <w:p w14:paraId="0D416446"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Customer and Adobe  </w:t>
            </w:r>
          </w:p>
        </w:tc>
      </w:tr>
      <w:tr w:rsidR="00F33E13" w:rsidRPr="00F33E13" w14:paraId="05573B42" w14:textId="77777777" w:rsidTr="00F33E13">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2FEFFE0E"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Project Cost  </w:t>
            </w:r>
          </w:p>
        </w:tc>
        <w:tc>
          <w:tcPr>
            <w:tcW w:w="3105" w:type="dxa"/>
            <w:tcBorders>
              <w:top w:val="single" w:sz="6" w:space="0" w:color="auto"/>
              <w:left w:val="single" w:sz="6" w:space="0" w:color="auto"/>
              <w:bottom w:val="single" w:sz="6" w:space="0" w:color="auto"/>
              <w:right w:val="single" w:sz="6" w:space="0" w:color="auto"/>
            </w:tcBorders>
            <w:vAlign w:val="center"/>
            <w:hideMark/>
          </w:tcPr>
          <w:p w14:paraId="24F23CF9"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Any change that would result in:  </w:t>
            </w:r>
          </w:p>
          <w:p w14:paraId="7C19E6C8" w14:textId="77777777" w:rsidR="00F33E13" w:rsidRPr="00F33E13" w:rsidRDefault="00F33E13" w:rsidP="00F33E13">
            <w:pPr>
              <w:numPr>
                <w:ilvl w:val="0"/>
                <w:numId w:val="32"/>
              </w:num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 change to the services fees as defined in the Sales Order </w:t>
            </w:r>
          </w:p>
          <w:p w14:paraId="08B78E0E" w14:textId="77777777" w:rsidR="00F33E13" w:rsidRPr="00F33E13" w:rsidRDefault="00F33E13" w:rsidP="00F33E13">
            <w:pPr>
              <w:numPr>
                <w:ilvl w:val="0"/>
                <w:numId w:val="32"/>
              </w:num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 change to the cost baseline  </w:t>
            </w:r>
          </w:p>
        </w:tc>
        <w:tc>
          <w:tcPr>
            <w:tcW w:w="2715" w:type="dxa"/>
            <w:tcBorders>
              <w:top w:val="single" w:sz="6" w:space="0" w:color="auto"/>
              <w:left w:val="single" w:sz="6" w:space="0" w:color="auto"/>
              <w:bottom w:val="single" w:sz="6" w:space="0" w:color="auto"/>
              <w:right w:val="single" w:sz="6" w:space="0" w:color="auto"/>
            </w:tcBorders>
            <w:vAlign w:val="center"/>
            <w:hideMark/>
          </w:tcPr>
          <w:p w14:paraId="04D16B42" w14:textId="07F51F8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Identify added or deleted scope and budget delta and agree in writing to the change via an amendment. </w:t>
            </w:r>
          </w:p>
        </w:tc>
        <w:tc>
          <w:tcPr>
            <w:tcW w:w="1995" w:type="dxa"/>
            <w:tcBorders>
              <w:top w:val="single" w:sz="6" w:space="0" w:color="auto"/>
              <w:left w:val="single" w:sz="6" w:space="0" w:color="auto"/>
              <w:bottom w:val="single" w:sz="6" w:space="0" w:color="auto"/>
              <w:right w:val="single" w:sz="6" w:space="0" w:color="auto"/>
            </w:tcBorders>
            <w:vAlign w:val="center"/>
            <w:hideMark/>
          </w:tcPr>
          <w:p w14:paraId="710C70FB"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Customer and Adobe  </w:t>
            </w:r>
          </w:p>
        </w:tc>
      </w:tr>
      <w:tr w:rsidR="00F33E13" w:rsidRPr="00F33E13" w14:paraId="3E42E5AB" w14:textId="77777777" w:rsidTr="00F33E13">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7E890001"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lastRenderedPageBreak/>
              <w:t>Project Quality  </w:t>
            </w:r>
          </w:p>
        </w:tc>
        <w:tc>
          <w:tcPr>
            <w:tcW w:w="3105" w:type="dxa"/>
            <w:tcBorders>
              <w:top w:val="single" w:sz="6" w:space="0" w:color="auto"/>
              <w:left w:val="single" w:sz="6" w:space="0" w:color="auto"/>
              <w:bottom w:val="single" w:sz="6" w:space="0" w:color="auto"/>
              <w:right w:val="single" w:sz="6" w:space="0" w:color="auto"/>
            </w:tcBorders>
            <w:vAlign w:val="center"/>
            <w:hideMark/>
          </w:tcPr>
          <w:p w14:paraId="68D22CEF"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Any change that would affect standard business practices and timelines. </w:t>
            </w:r>
          </w:p>
        </w:tc>
        <w:tc>
          <w:tcPr>
            <w:tcW w:w="2715" w:type="dxa"/>
            <w:tcBorders>
              <w:top w:val="single" w:sz="6" w:space="0" w:color="auto"/>
              <w:left w:val="single" w:sz="6" w:space="0" w:color="auto"/>
              <w:bottom w:val="single" w:sz="6" w:space="0" w:color="auto"/>
              <w:right w:val="single" w:sz="6" w:space="0" w:color="auto"/>
            </w:tcBorders>
            <w:vAlign w:val="center"/>
            <w:hideMark/>
          </w:tcPr>
          <w:p w14:paraId="6212AF5A"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Follow mutually agreed upon escalation process as may be discussed between the parties.  If the change impacts Project Scope or Project Cost, follow method to process change in those categories.  </w:t>
            </w:r>
          </w:p>
        </w:tc>
        <w:tc>
          <w:tcPr>
            <w:tcW w:w="1995" w:type="dxa"/>
            <w:tcBorders>
              <w:top w:val="single" w:sz="6" w:space="0" w:color="auto"/>
              <w:left w:val="single" w:sz="6" w:space="0" w:color="auto"/>
              <w:bottom w:val="single" w:sz="6" w:space="0" w:color="auto"/>
              <w:right w:val="single" w:sz="6" w:space="0" w:color="auto"/>
            </w:tcBorders>
            <w:vAlign w:val="center"/>
            <w:hideMark/>
          </w:tcPr>
          <w:p w14:paraId="01DE0A6F"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Customer and Adobe  </w:t>
            </w:r>
          </w:p>
        </w:tc>
      </w:tr>
      <w:tr w:rsidR="00F33E13" w:rsidRPr="00F33E13" w14:paraId="393A68FB" w14:textId="77777777" w:rsidTr="00F33E13">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2771A472"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Project Risk  </w:t>
            </w:r>
          </w:p>
        </w:tc>
        <w:tc>
          <w:tcPr>
            <w:tcW w:w="3105" w:type="dxa"/>
            <w:tcBorders>
              <w:top w:val="single" w:sz="6" w:space="0" w:color="auto"/>
              <w:left w:val="single" w:sz="6" w:space="0" w:color="auto"/>
              <w:bottom w:val="single" w:sz="6" w:space="0" w:color="auto"/>
              <w:right w:val="single" w:sz="6" w:space="0" w:color="auto"/>
            </w:tcBorders>
            <w:vAlign w:val="center"/>
            <w:hideMark/>
          </w:tcPr>
          <w:p w14:paraId="4DBE734B"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Any change that would result in:  </w:t>
            </w:r>
          </w:p>
          <w:p w14:paraId="1E59E1D5" w14:textId="77777777" w:rsidR="00F33E13" w:rsidRPr="00F33E13" w:rsidRDefault="00F33E13" w:rsidP="00F33E13">
            <w:pPr>
              <w:numPr>
                <w:ilvl w:val="0"/>
                <w:numId w:val="33"/>
              </w:num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Additional risks, either threats or opportunities, which would require the identification of additional mitigation strategies  </w:t>
            </w:r>
          </w:p>
          <w:p w14:paraId="79397D32" w14:textId="77777777" w:rsidR="00F33E13" w:rsidRPr="00F33E13" w:rsidRDefault="00F33E13" w:rsidP="00F33E13">
            <w:pPr>
              <w:numPr>
                <w:ilvl w:val="0"/>
                <w:numId w:val="33"/>
              </w:num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Reduction of identified risks which would reduce previously planned mitigation efforts.  </w:t>
            </w:r>
          </w:p>
        </w:tc>
        <w:tc>
          <w:tcPr>
            <w:tcW w:w="2715" w:type="dxa"/>
            <w:tcBorders>
              <w:top w:val="single" w:sz="6" w:space="0" w:color="auto"/>
              <w:left w:val="single" w:sz="6" w:space="0" w:color="auto"/>
              <w:bottom w:val="single" w:sz="6" w:space="0" w:color="auto"/>
              <w:right w:val="single" w:sz="6" w:space="0" w:color="auto"/>
            </w:tcBorders>
            <w:vAlign w:val="center"/>
            <w:hideMark/>
          </w:tcPr>
          <w:p w14:paraId="2D84D8AF"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Follow mutually agreed upon escalation process as may be discussed between the parties.  If the changes impact, Project Scope, Project Schedule, or Project Cost, follow method to process change in those categories. </w:t>
            </w:r>
          </w:p>
        </w:tc>
        <w:tc>
          <w:tcPr>
            <w:tcW w:w="1995" w:type="dxa"/>
            <w:tcBorders>
              <w:top w:val="single" w:sz="6" w:space="0" w:color="auto"/>
              <w:left w:val="single" w:sz="6" w:space="0" w:color="auto"/>
              <w:bottom w:val="single" w:sz="6" w:space="0" w:color="auto"/>
              <w:right w:val="single" w:sz="6" w:space="0" w:color="auto"/>
            </w:tcBorders>
            <w:vAlign w:val="center"/>
            <w:hideMark/>
          </w:tcPr>
          <w:p w14:paraId="5C796C3E"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Customer and Adobe  </w:t>
            </w:r>
          </w:p>
        </w:tc>
      </w:tr>
      <w:tr w:rsidR="00F33E13" w:rsidRPr="00F33E13" w14:paraId="5B017631" w14:textId="77777777" w:rsidTr="00F33E13">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10DA3296"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Project Team Change </w:t>
            </w:r>
          </w:p>
        </w:tc>
        <w:tc>
          <w:tcPr>
            <w:tcW w:w="3105" w:type="dxa"/>
            <w:tcBorders>
              <w:top w:val="single" w:sz="6" w:space="0" w:color="auto"/>
              <w:left w:val="single" w:sz="6" w:space="0" w:color="auto"/>
              <w:bottom w:val="single" w:sz="6" w:space="0" w:color="auto"/>
              <w:right w:val="single" w:sz="6" w:space="0" w:color="auto"/>
            </w:tcBorders>
            <w:vAlign w:val="center"/>
            <w:hideMark/>
          </w:tcPr>
          <w:p w14:paraId="1DD37052"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Any change that would affect: </w:t>
            </w:r>
          </w:p>
          <w:p w14:paraId="5388CCBC" w14:textId="77777777" w:rsidR="00F33E13" w:rsidRPr="00F33E13" w:rsidRDefault="00F33E13" w:rsidP="00F33E13">
            <w:pPr>
              <w:numPr>
                <w:ilvl w:val="0"/>
                <w:numId w:val="34"/>
              </w:num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Availability, skill set or consistency of Project resources </w:t>
            </w:r>
          </w:p>
          <w:p w14:paraId="4223250F"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 </w:t>
            </w:r>
          </w:p>
        </w:tc>
        <w:tc>
          <w:tcPr>
            <w:tcW w:w="2715" w:type="dxa"/>
            <w:tcBorders>
              <w:top w:val="single" w:sz="6" w:space="0" w:color="auto"/>
              <w:left w:val="single" w:sz="6" w:space="0" w:color="auto"/>
              <w:bottom w:val="single" w:sz="6" w:space="0" w:color="auto"/>
              <w:right w:val="single" w:sz="6" w:space="0" w:color="auto"/>
            </w:tcBorders>
            <w:vAlign w:val="center"/>
            <w:hideMark/>
          </w:tcPr>
          <w:p w14:paraId="59518557"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Follow mutually agreed upon escalation process as may be discussed between the parties.  If the changes impact, Project Scope, Project Schedule, or Project Cost, follow method to process change in those categories. </w:t>
            </w:r>
          </w:p>
        </w:tc>
        <w:tc>
          <w:tcPr>
            <w:tcW w:w="1995" w:type="dxa"/>
            <w:tcBorders>
              <w:top w:val="single" w:sz="6" w:space="0" w:color="auto"/>
              <w:left w:val="single" w:sz="6" w:space="0" w:color="auto"/>
              <w:bottom w:val="single" w:sz="6" w:space="0" w:color="auto"/>
              <w:right w:val="single" w:sz="6" w:space="0" w:color="auto"/>
            </w:tcBorders>
            <w:vAlign w:val="center"/>
            <w:hideMark/>
          </w:tcPr>
          <w:p w14:paraId="27755318"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Customer and Adobe  </w:t>
            </w:r>
          </w:p>
        </w:tc>
      </w:tr>
    </w:tbl>
    <w:p w14:paraId="622011A9"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   </w:t>
      </w:r>
    </w:p>
    <w:p w14:paraId="035274C3"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 A change request which describes the proposed changes to the scope of this SOW (“Change Request”) must be submitted via email whenever a change to one of the project constraints listed above is requested.   </w:t>
      </w:r>
    </w:p>
    <w:p w14:paraId="0D5613B1"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 </w:t>
      </w:r>
    </w:p>
    <w:p w14:paraId="3A3E1F48"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Adobe will not proceed with the proposed changes until both Parties have created, approved</w:t>
      </w:r>
      <w:r w:rsidRPr="00F33E13">
        <w:rPr>
          <w:rFonts w:asciiTheme="minorHAnsi" w:eastAsia="Times New Roman" w:hAnsiTheme="minorHAnsi" w:cstheme="minorHAnsi"/>
          <w:sz w:val="21"/>
          <w:szCs w:val="21"/>
          <w:u w:val="single"/>
        </w:rPr>
        <w:t>,</w:t>
      </w:r>
      <w:r w:rsidRPr="00F33E13">
        <w:rPr>
          <w:rFonts w:asciiTheme="minorHAnsi" w:eastAsia="Times New Roman" w:hAnsiTheme="minorHAnsi" w:cstheme="minorHAnsi"/>
          <w:sz w:val="21"/>
          <w:szCs w:val="21"/>
        </w:rPr>
        <w:t xml:space="preserve"> and executed an amendment to the Agreement which identifies the Change Request. </w:t>
      </w:r>
    </w:p>
    <w:p w14:paraId="7C42DD8B"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 </w:t>
      </w:r>
    </w:p>
    <w:p w14:paraId="2C3A0A98" w14:textId="77777777" w:rsidR="00F33E13" w:rsidRPr="00F33E13" w:rsidRDefault="00F33E13" w:rsidP="00F33E13">
      <w:pPr>
        <w:rPr>
          <w:rFonts w:asciiTheme="minorHAnsi" w:eastAsia="Times New Roman" w:hAnsiTheme="minorHAnsi" w:cstheme="minorHAnsi"/>
          <w:sz w:val="21"/>
          <w:szCs w:val="21"/>
        </w:rPr>
      </w:pPr>
      <w:r w:rsidRPr="00F33E13">
        <w:rPr>
          <w:rFonts w:asciiTheme="minorHAnsi" w:eastAsia="Times New Roman" w:hAnsiTheme="minorHAnsi" w:cstheme="minorHAnsi"/>
          <w:sz w:val="21"/>
          <w:szCs w:val="21"/>
        </w:rPr>
        <w:t>Approved Change Requests may incur additional fees as mutually agreed by the Parties.  Invoice submission and payment shall be subject to the terms of the Agreement. </w:t>
      </w:r>
    </w:p>
    <w:p w14:paraId="18B967D5" w14:textId="519B14B6" w:rsidR="002C0DD9" w:rsidRPr="001D60E2" w:rsidRDefault="002C0DD9" w:rsidP="00F33E13">
      <w:pPr>
        <w:rPr>
          <w:rFonts w:asciiTheme="minorHAnsi" w:hAnsiTheme="minorHAnsi" w:cstheme="minorHAnsi"/>
          <w:sz w:val="21"/>
          <w:szCs w:val="21"/>
        </w:rPr>
      </w:pPr>
    </w:p>
    <w:sectPr w:rsidR="002C0DD9" w:rsidRPr="001D60E2">
      <w:headerReference w:type="even" r:id="rId15"/>
      <w:headerReference w:type="default" r:id="rId16"/>
      <w:footerReference w:type="default" r:id="rId17"/>
      <w:headerReference w:type="firs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lexandra (Zousmer) Gorlick" w:date="2025-07-16T10:28:00Z" w:initials="A(">
    <w:p w14:paraId="5EF786CD" w14:textId="77777777" w:rsidR="000D6D74" w:rsidRDefault="000D6D74" w:rsidP="000D6D74">
      <w:pPr>
        <w:pStyle w:val="CommentText"/>
      </w:pPr>
      <w:r>
        <w:rPr>
          <w:rStyle w:val="CommentReference"/>
        </w:rPr>
        <w:annotationRef/>
      </w:r>
      <w:r>
        <w:t>Instructions for “Professional Services” section:</w:t>
      </w:r>
    </w:p>
    <w:p w14:paraId="58FB60FB" w14:textId="77777777" w:rsidR="000D6D74" w:rsidRDefault="000D6D74" w:rsidP="000D6D74">
      <w:pPr>
        <w:pStyle w:val="CommentText"/>
      </w:pPr>
    </w:p>
    <w:p w14:paraId="6F72AB19" w14:textId="77777777" w:rsidR="000D6D74" w:rsidRDefault="000D6D74" w:rsidP="000D6D74">
      <w:pPr>
        <w:pStyle w:val="CommentText"/>
      </w:pPr>
      <w:r>
        <w:t>Standard language - Do NOT edit</w:t>
      </w:r>
    </w:p>
  </w:comment>
  <w:comment w:id="14" w:author="Alexandra (Zousmer) Gorlick" w:date="2025-07-16T10:15:00Z" w:initials="A(">
    <w:p w14:paraId="0449E9D8" w14:textId="0D317405" w:rsidR="008C0B7A" w:rsidRDefault="008C0B7A" w:rsidP="008C0B7A">
      <w:pPr>
        <w:pStyle w:val="CommentText"/>
      </w:pPr>
      <w:r>
        <w:rPr>
          <w:rStyle w:val="CommentReference"/>
        </w:rPr>
        <w:annotationRef/>
      </w:r>
      <w:r>
        <w:t>Instructions for “Products and Services” section:</w:t>
      </w:r>
    </w:p>
    <w:p w14:paraId="229CBFDD" w14:textId="77777777" w:rsidR="008C0B7A" w:rsidRDefault="008C0B7A" w:rsidP="008C0B7A">
      <w:pPr>
        <w:pStyle w:val="CommentText"/>
      </w:pPr>
    </w:p>
    <w:p w14:paraId="10B102B1" w14:textId="77777777" w:rsidR="008C0B7A" w:rsidRDefault="008C0B7A" w:rsidP="008C0B7A">
      <w:pPr>
        <w:pStyle w:val="CommentText"/>
      </w:pPr>
      <w:r>
        <w:t xml:space="preserve">Select products </w:t>
      </w:r>
    </w:p>
  </w:comment>
  <w:comment w:id="18" w:author="Alexandra (Zousmer) Gorlick" w:date="2025-07-16T10:14:00Z" w:initials="A(">
    <w:p w14:paraId="48BB41D1" w14:textId="77777777" w:rsidR="004310D9" w:rsidRDefault="00232F7E" w:rsidP="004310D9">
      <w:pPr>
        <w:pStyle w:val="CommentText"/>
      </w:pPr>
      <w:r>
        <w:rPr>
          <w:rStyle w:val="CommentReference"/>
        </w:rPr>
        <w:annotationRef/>
      </w:r>
      <w:r w:rsidR="004310D9">
        <w:t>Instructions for “Objective” section:</w:t>
      </w:r>
    </w:p>
    <w:p w14:paraId="52D8B848" w14:textId="77777777" w:rsidR="004310D9" w:rsidRDefault="004310D9" w:rsidP="004310D9">
      <w:pPr>
        <w:pStyle w:val="CommentText"/>
      </w:pPr>
      <w:r>
        <w:t xml:space="preserve">This is sample language, please edit section as needed.  </w:t>
      </w:r>
    </w:p>
    <w:p w14:paraId="5F227553" w14:textId="77777777" w:rsidR="004310D9" w:rsidRDefault="004310D9" w:rsidP="004310D9">
      <w:pPr>
        <w:pStyle w:val="CommentText"/>
      </w:pPr>
    </w:p>
    <w:p w14:paraId="3AD406DB" w14:textId="77777777" w:rsidR="004310D9" w:rsidRDefault="004310D9" w:rsidP="004310D9">
      <w:pPr>
        <w:pStyle w:val="CommentText"/>
      </w:pPr>
      <w:r>
        <w:t>Can remove completely if not needed</w:t>
      </w:r>
    </w:p>
  </w:comment>
  <w:comment w:id="142" w:author="Alexandra (Zousmer) Gorlick" w:date="2025-07-16T10:20:00Z" w:initials="A(">
    <w:p w14:paraId="2EA4E46A" w14:textId="77777777" w:rsidR="000F76C4" w:rsidRDefault="001364AD" w:rsidP="000F76C4">
      <w:pPr>
        <w:pStyle w:val="CommentText"/>
      </w:pPr>
      <w:r>
        <w:rPr>
          <w:rStyle w:val="CommentReference"/>
        </w:rPr>
        <w:annotationRef/>
      </w:r>
      <w:r w:rsidR="000F76C4">
        <w:t>Instructions for “Activities” section:</w:t>
      </w:r>
    </w:p>
    <w:p w14:paraId="06DB93CC" w14:textId="77777777" w:rsidR="000F76C4" w:rsidRDefault="000F76C4" w:rsidP="000F76C4">
      <w:pPr>
        <w:pStyle w:val="CommentText"/>
      </w:pPr>
    </w:p>
    <w:p w14:paraId="30C1B20E" w14:textId="77777777" w:rsidR="000F76C4" w:rsidRDefault="000F76C4" w:rsidP="000F76C4">
      <w:pPr>
        <w:pStyle w:val="CommentText"/>
      </w:pPr>
      <w:r>
        <w:t>This is a standard chart.  Please DO NOT edit.  All customer scope and  project specific assumptions go in the following section.</w:t>
      </w:r>
    </w:p>
    <w:p w14:paraId="11D89EBA" w14:textId="77777777" w:rsidR="000F76C4" w:rsidRDefault="000F76C4" w:rsidP="000F76C4">
      <w:pPr>
        <w:pStyle w:val="CommentText"/>
      </w:pPr>
    </w:p>
    <w:p w14:paraId="1B5F1476" w14:textId="77777777" w:rsidR="000F76C4" w:rsidRDefault="000F76C4" w:rsidP="000F76C4">
      <w:pPr>
        <w:pStyle w:val="CommentText"/>
      </w:pPr>
      <w:r>
        <w:t>If this chart does not apply, you can remove it completely, but do not edit.</w:t>
      </w:r>
    </w:p>
  </w:comment>
  <w:comment w:id="284" w:author="Alexandra (Zousmer) Gorlick" w:date="2025-07-16T10:23:00Z" w:initials="A(">
    <w:p w14:paraId="130A5457" w14:textId="512FA955" w:rsidR="00AC5ED0" w:rsidRDefault="00AC5ED0" w:rsidP="00AC5ED0">
      <w:pPr>
        <w:pStyle w:val="CommentText"/>
      </w:pPr>
      <w:r>
        <w:rPr>
          <w:rStyle w:val="CommentReference"/>
        </w:rPr>
        <w:annotationRef/>
      </w:r>
      <w:r>
        <w:t>Instructions for “Additional scope and project specific assumptions” section:</w:t>
      </w:r>
    </w:p>
    <w:p w14:paraId="0E524A87" w14:textId="77777777" w:rsidR="00AC5ED0" w:rsidRDefault="00AC5ED0" w:rsidP="00AC5ED0">
      <w:pPr>
        <w:pStyle w:val="CommentText"/>
      </w:pPr>
    </w:p>
    <w:p w14:paraId="0CAE8DEE" w14:textId="77777777" w:rsidR="00AC5ED0" w:rsidRDefault="00AC5ED0" w:rsidP="00AC5ED0">
      <w:pPr>
        <w:pStyle w:val="CommentText"/>
      </w:pPr>
      <w:r>
        <w:t>Please add all customized scope and project specific assumptions not listed in the section above or in the general assumptions section below.</w:t>
      </w:r>
    </w:p>
  </w:comment>
  <w:comment w:id="371" w:author="Alexandra (Zousmer) Gorlick" w:date="2025-07-16T10:26:00Z" w:initials="A(">
    <w:p w14:paraId="2AB142F7" w14:textId="77777777" w:rsidR="00CD3E07" w:rsidRDefault="00CD3E07" w:rsidP="00CD3E07">
      <w:pPr>
        <w:pStyle w:val="CommentText"/>
      </w:pPr>
      <w:r>
        <w:rPr>
          <w:rStyle w:val="CommentReference"/>
        </w:rPr>
        <w:annotationRef/>
      </w:r>
      <w:r>
        <w:t>Instructions for “Team Structure” section:</w:t>
      </w:r>
    </w:p>
    <w:p w14:paraId="6D62C1C3" w14:textId="77777777" w:rsidR="00CD3E07" w:rsidRDefault="00CD3E07" w:rsidP="00CD3E07">
      <w:pPr>
        <w:pStyle w:val="CommentText"/>
      </w:pPr>
    </w:p>
    <w:p w14:paraId="5EDC74D4" w14:textId="77777777" w:rsidR="00CD3E07" w:rsidRDefault="00CD3E07" w:rsidP="00CD3E07">
      <w:pPr>
        <w:pStyle w:val="CommentText"/>
      </w:pPr>
      <w:r>
        <w:t>Please edit as needed</w:t>
      </w:r>
    </w:p>
  </w:comment>
  <w:comment w:id="414" w:author="Alexandra (Zousmer) Gorlick" w:date="2025-07-16T10:26:00Z" w:initials="A(">
    <w:p w14:paraId="1FD43C5F" w14:textId="77777777" w:rsidR="004D47D9" w:rsidRDefault="004D47D9" w:rsidP="004D47D9">
      <w:pPr>
        <w:pStyle w:val="CommentText"/>
      </w:pPr>
      <w:r>
        <w:rPr>
          <w:rStyle w:val="CommentReference"/>
        </w:rPr>
        <w:annotationRef/>
      </w:r>
      <w:r>
        <w:t>Instructions for “General Assumptions” section:</w:t>
      </w:r>
    </w:p>
    <w:p w14:paraId="2C1CDA2F" w14:textId="77777777" w:rsidR="004D47D9" w:rsidRDefault="004D47D9" w:rsidP="004D47D9">
      <w:pPr>
        <w:pStyle w:val="CommentText"/>
      </w:pPr>
    </w:p>
    <w:p w14:paraId="20C81AE9" w14:textId="77777777" w:rsidR="004D47D9" w:rsidRDefault="004D47D9" w:rsidP="004D47D9">
      <w:pPr>
        <w:pStyle w:val="CommentText"/>
      </w:pPr>
      <w:r>
        <w:t>Do NOT edit.  Legal language.</w:t>
      </w:r>
    </w:p>
  </w:comment>
  <w:comment w:id="417" w:author="Alexandra (Zousmer) Gorlick" w:date="2025-07-16T10:27:00Z" w:initials="A(">
    <w:p w14:paraId="3BF94DD7" w14:textId="77777777" w:rsidR="006612EF" w:rsidRDefault="006612EF" w:rsidP="006612EF">
      <w:pPr>
        <w:pStyle w:val="CommentText"/>
      </w:pPr>
      <w:r>
        <w:rPr>
          <w:rStyle w:val="CommentReference"/>
        </w:rPr>
        <w:annotationRef/>
      </w:r>
      <w:r>
        <w:t>Instructions for “Change Management Process” section:</w:t>
      </w:r>
    </w:p>
    <w:p w14:paraId="662C113D" w14:textId="77777777" w:rsidR="006612EF" w:rsidRDefault="006612EF" w:rsidP="006612EF">
      <w:pPr>
        <w:pStyle w:val="CommentText"/>
      </w:pPr>
    </w:p>
    <w:p w14:paraId="03D52F41" w14:textId="77777777" w:rsidR="006612EF" w:rsidRDefault="006612EF" w:rsidP="006612EF">
      <w:pPr>
        <w:pStyle w:val="CommentText"/>
      </w:pPr>
      <w:r>
        <w:t>Do NOT 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72AB19" w15:done="0"/>
  <w15:commentEx w15:paraId="10B102B1" w15:done="0"/>
  <w15:commentEx w15:paraId="3AD406DB" w15:done="0"/>
  <w15:commentEx w15:paraId="1B5F1476" w15:done="0"/>
  <w15:commentEx w15:paraId="0CAE8DEE" w15:done="0"/>
  <w15:commentEx w15:paraId="5EDC74D4" w15:done="0"/>
  <w15:commentEx w15:paraId="20C81AE9" w15:done="0"/>
  <w15:commentEx w15:paraId="03D52F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E0F156" w16cex:dateUtc="2025-07-16T17:28:00Z"/>
  <w16cex:commentExtensible w16cex:durableId="7FA21742" w16cex:dateUtc="2025-07-16T17:15:00Z"/>
  <w16cex:commentExtensible w16cex:durableId="75DAE594" w16cex:dateUtc="2025-07-16T17:14:00Z"/>
  <w16cex:commentExtensible w16cex:durableId="691C61CE" w16cex:dateUtc="2025-07-16T17:20:00Z"/>
  <w16cex:commentExtensible w16cex:durableId="12076168" w16cex:dateUtc="2025-07-16T17:23:00Z"/>
  <w16cex:commentExtensible w16cex:durableId="2923007D" w16cex:dateUtc="2025-07-16T17:26:00Z"/>
  <w16cex:commentExtensible w16cex:durableId="07751826" w16cex:dateUtc="2025-07-16T17:26:00Z"/>
  <w16cex:commentExtensible w16cex:durableId="66C271DD" w16cex:dateUtc="2025-07-16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72AB19" w16cid:durableId="5BE0F156"/>
  <w16cid:commentId w16cid:paraId="10B102B1" w16cid:durableId="7FA21742"/>
  <w16cid:commentId w16cid:paraId="3AD406DB" w16cid:durableId="75DAE594"/>
  <w16cid:commentId w16cid:paraId="1B5F1476" w16cid:durableId="691C61CE"/>
  <w16cid:commentId w16cid:paraId="0CAE8DEE" w16cid:durableId="12076168"/>
  <w16cid:commentId w16cid:paraId="5EDC74D4" w16cid:durableId="2923007D"/>
  <w16cid:commentId w16cid:paraId="20C81AE9" w16cid:durableId="07751826"/>
  <w16cid:commentId w16cid:paraId="03D52F41" w16cid:durableId="66C271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6EC1" w14:textId="77777777" w:rsidR="008B68EB" w:rsidRDefault="008B68EB" w:rsidP="002C0DD9">
      <w:r>
        <w:separator/>
      </w:r>
    </w:p>
  </w:endnote>
  <w:endnote w:type="continuationSeparator" w:id="0">
    <w:p w14:paraId="6780D70F" w14:textId="77777777" w:rsidR="008B68EB" w:rsidRDefault="008B68EB" w:rsidP="002C0DD9">
      <w:r>
        <w:continuationSeparator/>
      </w:r>
    </w:p>
  </w:endnote>
  <w:endnote w:type="continuationNotice" w:id="1">
    <w:p w14:paraId="7A392086" w14:textId="77777777" w:rsidR="008B68EB" w:rsidRDefault="008B68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dobe Clean">
    <w:altName w:val="Calibri"/>
    <w:panose1 w:val="020B0604020202020204"/>
    <w:charset w:val="00"/>
    <w:family w:val="swiss"/>
    <w:notTrueType/>
    <w:pitch w:val="variable"/>
    <w:sig w:usb0="2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80"/>
    <w:family w:val="auto"/>
    <w:pitch w:val="variable"/>
    <w:sig w:usb0="E00002FF" w:usb1="7AC7FFFF" w:usb2="00000012" w:usb3="00000000" w:csb0="0002000D" w:csb1="00000000"/>
  </w:font>
  <w:font w:name="Roboto">
    <w:panose1 w:val="02000000000000000000"/>
    <w:charset w:val="00"/>
    <w:family w:val="auto"/>
    <w:pitch w:val="variable"/>
    <w:sig w:usb0="E0000AFF" w:usb1="5000217F" w:usb2="00000021" w:usb3="00000000" w:csb0="0000019F" w:csb1="00000000"/>
  </w:font>
  <w:font w:name="Yu Mincho">
    <w:panose1 w:val="02020400000000000000"/>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16"/>
      </w:rPr>
      <w:id w:val="1347835814"/>
      <w:docPartObj>
        <w:docPartGallery w:val="Page Numbers (Bottom of Page)"/>
        <w:docPartUnique/>
      </w:docPartObj>
    </w:sdtPr>
    <w:sdtContent>
      <w:sdt>
        <w:sdtPr>
          <w:rPr>
            <w:szCs w:val="16"/>
          </w:rPr>
          <w:id w:val="1728636285"/>
          <w:docPartObj>
            <w:docPartGallery w:val="Page Numbers (Top of Page)"/>
            <w:docPartUnique/>
          </w:docPartObj>
        </w:sdtPr>
        <w:sdtContent>
          <w:p w14:paraId="2C7C86D1" w14:textId="77777777" w:rsidR="00686A8E" w:rsidRPr="00686A8E" w:rsidRDefault="5EAFFE55">
            <w:pPr>
              <w:pStyle w:val="Footer"/>
              <w:jc w:val="center"/>
              <w:rPr>
                <w:b/>
                <w:bCs/>
                <w:szCs w:val="16"/>
              </w:rPr>
            </w:pPr>
            <w:r>
              <w:t xml:space="preserve">Page </w:t>
            </w:r>
            <w:r w:rsidR="00686A8E" w:rsidRPr="5EAFFE55">
              <w:rPr>
                <w:b/>
                <w:bCs/>
              </w:rPr>
              <w:fldChar w:fldCharType="begin"/>
            </w:r>
            <w:r w:rsidR="00686A8E" w:rsidRPr="5EAFFE55">
              <w:rPr>
                <w:b/>
                <w:bCs/>
              </w:rPr>
              <w:instrText xml:space="preserve"> PAGE </w:instrText>
            </w:r>
            <w:r w:rsidR="00686A8E" w:rsidRPr="5EAFFE55">
              <w:rPr>
                <w:b/>
                <w:bCs/>
              </w:rPr>
              <w:fldChar w:fldCharType="separate"/>
            </w:r>
            <w:r w:rsidRPr="5EAFFE55">
              <w:rPr>
                <w:b/>
                <w:bCs/>
                <w:noProof/>
              </w:rPr>
              <w:t>2</w:t>
            </w:r>
            <w:r w:rsidR="00686A8E" w:rsidRPr="5EAFFE55">
              <w:rPr>
                <w:b/>
                <w:bCs/>
              </w:rPr>
              <w:fldChar w:fldCharType="end"/>
            </w:r>
            <w:r>
              <w:t xml:space="preserve"> of </w:t>
            </w:r>
            <w:r w:rsidR="00686A8E" w:rsidRPr="5EAFFE55">
              <w:rPr>
                <w:b/>
                <w:bCs/>
              </w:rPr>
              <w:fldChar w:fldCharType="begin"/>
            </w:r>
            <w:r w:rsidR="00686A8E" w:rsidRPr="5EAFFE55">
              <w:rPr>
                <w:b/>
                <w:bCs/>
              </w:rPr>
              <w:instrText xml:space="preserve"> NUMPAGES  </w:instrText>
            </w:r>
            <w:r w:rsidR="00686A8E" w:rsidRPr="5EAFFE55">
              <w:rPr>
                <w:b/>
                <w:bCs/>
              </w:rPr>
              <w:fldChar w:fldCharType="separate"/>
            </w:r>
            <w:r w:rsidRPr="5EAFFE55">
              <w:rPr>
                <w:b/>
                <w:bCs/>
                <w:noProof/>
              </w:rPr>
              <w:t>2</w:t>
            </w:r>
            <w:r w:rsidR="00686A8E" w:rsidRPr="5EAFFE55">
              <w:rPr>
                <w:b/>
                <w:bCs/>
              </w:rPr>
              <w:fldChar w:fldCharType="end"/>
            </w:r>
          </w:p>
        </w:sdtContent>
      </w:sdt>
    </w:sdtContent>
  </w:sdt>
  <w:p w14:paraId="3FD13747" w14:textId="7AE84387" w:rsidR="5EAFFE55" w:rsidRDefault="0078613A" w:rsidP="000E3D6A">
    <w:pPr>
      <w:tabs>
        <w:tab w:val="center" w:pos="4680"/>
        <w:tab w:val="right" w:pos="9360"/>
      </w:tabs>
    </w:pPr>
    <w:r>
      <w:rPr>
        <w:rFonts w:eastAsia="Calibri" w:cs="Calibri"/>
        <w:b/>
        <w:bCs/>
        <w:color w:val="808080" w:themeColor="background1" w:themeShade="80"/>
        <w:szCs w:val="16"/>
      </w:rPr>
      <w:t xml:space="preserve">DRAFT – RECOMMENDED </w:t>
    </w:r>
    <w:r w:rsidR="000E3D6A">
      <w:rPr>
        <w:rFonts w:eastAsia="Calibri" w:cs="Calibri"/>
        <w:b/>
        <w:bCs/>
        <w:color w:val="808080" w:themeColor="background1" w:themeShade="80"/>
        <w:szCs w:val="16"/>
      </w:rPr>
      <w:t xml:space="preserve">SOW T &amp; M Enhanced Template </w:t>
    </w:r>
    <w:r w:rsidR="000E3D6A">
      <w:rPr>
        <w:rFonts w:eastAsia="Calibri" w:cs="Calibri"/>
        <w:b/>
        <w:bCs/>
        <w:color w:val="808080" w:themeColor="background1" w:themeShade="80"/>
        <w:szCs w:val="16"/>
      </w:rPr>
      <w:tab/>
    </w:r>
    <w:r w:rsidR="000E3D6A">
      <w:rPr>
        <w:rFonts w:eastAsia="Calibri" w:cs="Calibri"/>
        <w:b/>
        <w:bCs/>
        <w:color w:val="808080" w:themeColor="background1" w:themeShade="80"/>
        <w:szCs w:val="16"/>
      </w:rPr>
      <w:tab/>
    </w:r>
    <w:r w:rsidR="5EAFFE55" w:rsidRPr="5EAFFE55">
      <w:rPr>
        <w:rFonts w:eastAsia="Calibri" w:cs="Calibri"/>
        <w:b/>
        <w:bCs/>
        <w:color w:val="808080" w:themeColor="background1" w:themeShade="80"/>
        <w:szCs w:val="16"/>
      </w:rPr>
      <w:t xml:space="preserve">Doc Code: </w:t>
    </w:r>
    <w:r w:rsidR="00E6524E">
      <w:rPr>
        <w:rFonts w:eastAsia="Calibri" w:cs="Calibri"/>
        <w:b/>
        <w:bCs/>
        <w:color w:val="808080" w:themeColor="background1" w:themeShade="80"/>
        <w:szCs w:val="16"/>
      </w:rPr>
      <w:t xml:space="preserve">SOW159 </w:t>
    </w:r>
    <w:r w:rsidR="5EAFFE55" w:rsidRPr="5EAFFE55">
      <w:rPr>
        <w:rFonts w:eastAsia="Calibri" w:cs="Calibri"/>
        <w:b/>
        <w:bCs/>
        <w:color w:val="808080" w:themeColor="background1" w:themeShade="80"/>
        <w:szCs w:val="16"/>
      </w:rPr>
      <w:t>202</w:t>
    </w:r>
    <w:r w:rsidR="008C27CD">
      <w:rPr>
        <w:rFonts w:eastAsia="Calibri" w:cs="Calibri"/>
        <w:b/>
        <w:bCs/>
        <w:color w:val="808080" w:themeColor="background1" w:themeShade="80"/>
        <w:szCs w:val="16"/>
      </w:rPr>
      <w:t>5</w:t>
    </w:r>
    <w:r w:rsidR="5EAFFE55" w:rsidRPr="5EAFFE55">
      <w:rPr>
        <w:rFonts w:eastAsia="Calibri" w:cs="Calibri"/>
        <w:b/>
        <w:bCs/>
        <w:color w:val="808080" w:themeColor="background1" w:themeShade="80"/>
        <w:szCs w:val="16"/>
      </w:rPr>
      <w:t>-</w:t>
    </w:r>
    <w:r w:rsidR="00F33E13">
      <w:rPr>
        <w:rFonts w:eastAsia="Calibri" w:cs="Calibri"/>
        <w:b/>
        <w:bCs/>
        <w:color w:val="808080" w:themeColor="background1" w:themeShade="80"/>
        <w:szCs w:val="16"/>
      </w:rPr>
      <w:t>0</w:t>
    </w:r>
    <w:r w:rsidR="008C27CD">
      <w:rPr>
        <w:rFonts w:eastAsia="Calibri" w:cs="Calibri"/>
        <w:b/>
        <w:bCs/>
        <w:color w:val="808080" w:themeColor="background1" w:themeShade="80"/>
        <w:szCs w:val="16"/>
      </w:rPr>
      <w:t>6</w:t>
    </w:r>
    <w:r w:rsidR="5EAFFE55" w:rsidRPr="5EAFFE55">
      <w:rPr>
        <w:rFonts w:eastAsia="Calibri" w:cs="Calibri"/>
        <w:b/>
        <w:bCs/>
        <w:color w:val="808080" w:themeColor="background1" w:themeShade="80"/>
        <w:szCs w:val="16"/>
      </w:rPr>
      <w:t>-v.1.</w:t>
    </w:r>
    <w:r w:rsidR="00E6524E">
      <w:rPr>
        <w:rFonts w:eastAsia="Calibri" w:cs="Calibri"/>
        <w:b/>
        <w:bCs/>
        <w:color w:val="808080" w:themeColor="background1" w:themeShade="80"/>
        <w:szCs w:val="16"/>
      </w:rPr>
      <w:t>1</w:t>
    </w:r>
  </w:p>
  <w:p w14:paraId="519671F9" w14:textId="767C123F" w:rsidR="5EAFFE55" w:rsidRDefault="5EAFFE55" w:rsidP="5EAFFE55">
    <w:pPr>
      <w:pStyle w:val="Footer"/>
      <w:jc w:val="right"/>
      <w:rPr>
        <w:b/>
        <w:bCs/>
      </w:rPr>
    </w:pPr>
  </w:p>
  <w:p w14:paraId="6EC7197E" w14:textId="3C6B41F4" w:rsidR="00686A8E" w:rsidRDefault="00686A8E" w:rsidP="00686A8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51D4" w14:textId="77777777" w:rsidR="008B68EB" w:rsidRDefault="008B68EB" w:rsidP="002C0DD9">
      <w:r>
        <w:separator/>
      </w:r>
    </w:p>
  </w:footnote>
  <w:footnote w:type="continuationSeparator" w:id="0">
    <w:p w14:paraId="12BE1436" w14:textId="77777777" w:rsidR="008B68EB" w:rsidRDefault="008B68EB" w:rsidP="002C0DD9">
      <w:r>
        <w:continuationSeparator/>
      </w:r>
    </w:p>
  </w:footnote>
  <w:footnote w:type="continuationNotice" w:id="1">
    <w:p w14:paraId="7F4C02B0" w14:textId="77777777" w:rsidR="008B68EB" w:rsidRDefault="008B68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878E" w14:textId="0771C8E7" w:rsidR="004A3566" w:rsidRDefault="00930D89">
    <w:pPr>
      <w:pStyle w:val="Header"/>
    </w:pPr>
    <w:r>
      <w:rPr>
        <w:noProof/>
      </w:rPr>
      <mc:AlternateContent>
        <mc:Choice Requires="wps">
          <w:drawing>
            <wp:anchor distT="0" distB="0" distL="114300" distR="114300" simplePos="0" relativeHeight="251658241" behindDoc="1" locked="0" layoutInCell="0" allowOverlap="1" wp14:anchorId="6D069240" wp14:editId="04EE3C2A">
              <wp:simplePos x="0" y="0"/>
              <wp:positionH relativeFrom="margin">
                <wp:align>center</wp:align>
              </wp:positionH>
              <wp:positionV relativeFrom="margin">
                <wp:align>center</wp:align>
              </wp:positionV>
              <wp:extent cx="5827395" cy="2549525"/>
              <wp:effectExtent l="0" t="0" r="0" b="0"/>
              <wp:wrapNone/>
              <wp:docPr id="2128123342" name="PowerPlusWaterMarkObject105892518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5827395" cy="25495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1B6FEC9" w14:textId="77777777" w:rsidR="00930D89" w:rsidRDefault="00930D89" w:rsidP="00930D89">
                          <w:pPr>
                            <w:jc w:val="center"/>
                            <w:rPr>
                              <w:rFonts w:cs="Calibri"/>
                              <w:color w:val="C0C0C0"/>
                              <w:sz w:val="72"/>
                              <w:szCs w:val="72"/>
                            </w:rPr>
                          </w:pPr>
                          <w:r>
                            <w:rPr>
                              <w:rFonts w:cs="Calibri"/>
                              <w:color w:val="C0C0C0"/>
                              <w:sz w:val="72"/>
                              <w:szCs w:val="72"/>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D069240" id="_x0000_t202" coordsize="21600,21600" o:spt="202" path="m,l,21600r21600,l21600,xe">
              <v:stroke joinstyle="miter"/>
              <v:path gradientshapeok="t" o:connecttype="rect"/>
            </v:shapetype>
            <v:shape id="PowerPlusWaterMarkObject1058925182" o:spid="_x0000_s1026" type="#_x0000_t202" style="position:absolute;margin-left:0;margin-top:0;width:458.85pt;height:200.7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" o:allowincell="f" filled="f" stroked="f">
              <v:stroke joinstyle="round"/>
              <o:lock v:ext="edit" rotation="t" aspectratio="t" verticies="t" adjusthandles="t" grouping="t" shapetype="t"/>
              <v:textbox>
                <w:txbxContent>
                  <w:p w14:paraId="01B6FEC9" w14:textId="77777777" w:rsidR="00930D89" w:rsidRDefault="00930D89" w:rsidP="00930D89">
                    <w:pPr>
                      <w:jc w:val="center"/>
                      <w:rPr>
                        <w:rFonts w:cs="Calibri"/>
                        <w:color w:val="C0C0C0"/>
                        <w:sz w:val="72"/>
                        <w:szCs w:val="72"/>
                      </w:rPr>
                    </w:pPr>
                    <w:r>
                      <w:rPr>
                        <w:rFonts w:cs="Calibri"/>
                        <w:color w:val="C0C0C0"/>
                        <w:sz w:val="72"/>
                        <w:szCs w:val="72"/>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C567" w14:textId="3334F2E0" w:rsidR="008F3E07" w:rsidRPr="008F3E07" w:rsidRDefault="00930D89" w:rsidP="008F3E07">
    <w:pPr>
      <w:tabs>
        <w:tab w:val="center" w:pos="4680"/>
        <w:tab w:val="right" w:pos="9360"/>
      </w:tabs>
      <w:jc w:val="right"/>
      <w:rPr>
        <w:rFonts w:eastAsia="Yu Mincho"/>
        <w:b/>
        <w:bCs/>
        <w:sz w:val="18"/>
      </w:rPr>
    </w:pPr>
    <w:r>
      <w:rPr>
        <w:noProof/>
      </w:rPr>
      <mc:AlternateContent>
        <mc:Choice Requires="wps">
          <w:drawing>
            <wp:anchor distT="0" distB="0" distL="114300" distR="114300" simplePos="0" relativeHeight="251658242" behindDoc="1" locked="0" layoutInCell="0" allowOverlap="1" wp14:anchorId="7BB26A65" wp14:editId="57179ED6">
              <wp:simplePos x="0" y="0"/>
              <wp:positionH relativeFrom="margin">
                <wp:align>center</wp:align>
              </wp:positionH>
              <wp:positionV relativeFrom="margin">
                <wp:align>center</wp:align>
              </wp:positionV>
              <wp:extent cx="5827395" cy="2549525"/>
              <wp:effectExtent l="0" t="0" r="0" b="0"/>
              <wp:wrapNone/>
              <wp:docPr id="603663782" name="PowerPlusWaterMarkObject105892518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5827395" cy="25495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9EBC583" w14:textId="77777777" w:rsidR="00930D89" w:rsidRDefault="00930D89" w:rsidP="00930D89">
                          <w:pPr>
                            <w:jc w:val="center"/>
                            <w:rPr>
                              <w:rFonts w:cs="Calibri"/>
                              <w:color w:val="C0C0C0"/>
                              <w:sz w:val="72"/>
                              <w:szCs w:val="72"/>
                            </w:rPr>
                          </w:pPr>
                          <w:r>
                            <w:rPr>
                              <w:rFonts w:cs="Calibri"/>
                              <w:color w:val="C0C0C0"/>
                              <w:sz w:val="72"/>
                              <w:szCs w:val="72"/>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BB26A65" id="_x0000_t202" coordsize="21600,21600" o:spt="202" path="m,l,21600r21600,l21600,xe">
              <v:stroke joinstyle="miter"/>
              <v:path gradientshapeok="t" o:connecttype="rect"/>
            </v:shapetype>
            <v:shape id="PowerPlusWaterMarkObject1058925183" o:spid="_x0000_s1027" type="#_x0000_t202" style="position:absolute;left:0;text-align:left;margin-left:0;margin-top:0;width:458.85pt;height:200.7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" o:allowincell="f" filled="f" stroked="f">
              <v:stroke joinstyle="round"/>
              <o:lock v:ext="edit" rotation="t" aspectratio="t" verticies="t" adjusthandles="t" grouping="t" shapetype="t"/>
              <v:textbox>
                <w:txbxContent>
                  <w:p w14:paraId="49EBC583" w14:textId="77777777" w:rsidR="00930D89" w:rsidRDefault="00930D89" w:rsidP="00930D89">
                    <w:pPr>
                      <w:jc w:val="center"/>
                      <w:rPr>
                        <w:rFonts w:cs="Calibri"/>
                        <w:color w:val="C0C0C0"/>
                        <w:sz w:val="72"/>
                        <w:szCs w:val="72"/>
                      </w:rPr>
                    </w:pPr>
                    <w:r>
                      <w:rPr>
                        <w:rFonts w:cs="Calibri"/>
                        <w:color w:val="C0C0C0"/>
                        <w:sz w:val="72"/>
                        <w:szCs w:val="72"/>
                      </w:rPr>
                      <w:t>DRAFT</w:t>
                    </w:r>
                  </w:p>
                </w:txbxContent>
              </v:textbox>
              <w10:wrap anchorx="margin" anchory="margin"/>
            </v:shape>
          </w:pict>
        </mc:Fallback>
      </mc:AlternateContent>
    </w:r>
    <w:r w:rsidR="008F3E07" w:rsidRPr="008F3E07">
      <w:rPr>
        <w:rFonts w:eastAsia="Yu Mincho"/>
        <w:b/>
        <w:bCs/>
        <w:sz w:val="18"/>
      </w:rPr>
      <w:t>Adobe Contract Number:</w:t>
    </w:r>
  </w:p>
  <w:p w14:paraId="3DEBD31C" w14:textId="4713CD98" w:rsidR="00471E01" w:rsidRPr="00AC7255" w:rsidRDefault="008F3E07" w:rsidP="008F3E07">
    <w:pPr>
      <w:pStyle w:val="Header"/>
      <w:ind w:left="-426"/>
      <w:jc w:val="right"/>
      <w:rPr>
        <w:sz w:val="22"/>
        <w:szCs w:val="22"/>
      </w:rPr>
    </w:pPr>
    <w:r w:rsidRPr="008F3E07">
      <w:rPr>
        <w:rFonts w:eastAsia="Yu Mincho"/>
        <w:b/>
        <w:bCs/>
      </w:rPr>
      <w:t>Statement of 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9E14" w14:textId="1156549E" w:rsidR="004A3566" w:rsidRDefault="00930D89">
    <w:pPr>
      <w:pStyle w:val="Header"/>
    </w:pPr>
    <w:r>
      <w:rPr>
        <w:noProof/>
      </w:rPr>
      <mc:AlternateContent>
        <mc:Choice Requires="wps">
          <w:drawing>
            <wp:anchor distT="0" distB="0" distL="114300" distR="114300" simplePos="0" relativeHeight="251658240" behindDoc="1" locked="0" layoutInCell="0" allowOverlap="1" wp14:anchorId="6A30BF30" wp14:editId="7B80DC5D">
              <wp:simplePos x="0" y="0"/>
              <wp:positionH relativeFrom="margin">
                <wp:align>center</wp:align>
              </wp:positionH>
              <wp:positionV relativeFrom="margin">
                <wp:align>center</wp:align>
              </wp:positionV>
              <wp:extent cx="5827395" cy="2549525"/>
              <wp:effectExtent l="0" t="0" r="0" b="0"/>
              <wp:wrapNone/>
              <wp:docPr id="959483390" name="PowerPlusWaterMarkObject105892518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5827395" cy="25495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70D0C1" w14:textId="77777777" w:rsidR="00930D89" w:rsidRDefault="00930D89" w:rsidP="00930D89">
                          <w:pPr>
                            <w:jc w:val="center"/>
                            <w:rPr>
                              <w:rFonts w:cs="Calibri"/>
                              <w:color w:val="C0C0C0"/>
                              <w:sz w:val="72"/>
                              <w:szCs w:val="72"/>
                            </w:rPr>
                          </w:pPr>
                          <w:r>
                            <w:rPr>
                              <w:rFonts w:cs="Calibri"/>
                              <w:color w:val="C0C0C0"/>
                              <w:sz w:val="72"/>
                              <w:szCs w:val="72"/>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A30BF30" id="_x0000_t202" coordsize="21600,21600" o:spt="202" path="m,l,21600r21600,l21600,xe">
              <v:stroke joinstyle="miter"/>
              <v:path gradientshapeok="t" o:connecttype="rect"/>
            </v:shapetype>
            <v:shape id="PowerPlusWaterMarkObject1058925181" o:spid="_x0000_s1028" type="#_x0000_t202" style="position:absolute;margin-left:0;margin-top:0;width:458.85pt;height:200.7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" o:allowincell="f" filled="f" stroked="f">
              <v:stroke joinstyle="round"/>
              <o:lock v:ext="edit" rotation="t" aspectratio="t" verticies="t" adjusthandles="t" grouping="t" shapetype="t"/>
              <v:textbox>
                <w:txbxContent>
                  <w:p w14:paraId="7870D0C1" w14:textId="77777777" w:rsidR="00930D89" w:rsidRDefault="00930D89" w:rsidP="00930D89">
                    <w:pPr>
                      <w:jc w:val="center"/>
                      <w:rPr>
                        <w:rFonts w:cs="Calibri"/>
                        <w:color w:val="C0C0C0"/>
                        <w:sz w:val="72"/>
                        <w:szCs w:val="72"/>
                      </w:rPr>
                    </w:pPr>
                    <w:r>
                      <w:rPr>
                        <w:rFonts w:cs="Calibri"/>
                        <w:color w:val="C0C0C0"/>
                        <w:sz w:val="72"/>
                        <w:szCs w:val="72"/>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013"/>
    <w:multiLevelType w:val="multilevel"/>
    <w:tmpl w:val="BE486C0E"/>
    <w:lvl w:ilvl="0">
      <w:start w:val="1"/>
      <w:numFmt w:val="bullet"/>
      <w:lvlText w:val=""/>
      <w:lvlJc w:val="left"/>
      <w:pPr>
        <w:tabs>
          <w:tab w:val="num" w:pos="90"/>
        </w:tabs>
        <w:ind w:left="90" w:hanging="360"/>
      </w:pPr>
      <w:rPr>
        <w:rFonts w:ascii="Symbol" w:hAnsi="Symbol" w:hint="default"/>
        <w:sz w:val="20"/>
      </w:rPr>
    </w:lvl>
    <w:lvl w:ilvl="1" w:tentative="1">
      <w:start w:val="1"/>
      <w:numFmt w:val="bullet"/>
      <w:lvlText w:val=""/>
      <w:lvlJc w:val="left"/>
      <w:pPr>
        <w:tabs>
          <w:tab w:val="num" w:pos="810"/>
        </w:tabs>
        <w:ind w:left="810" w:hanging="360"/>
      </w:pPr>
      <w:rPr>
        <w:rFonts w:ascii="Symbol" w:hAnsi="Symbol" w:hint="default"/>
        <w:sz w:val="20"/>
      </w:rPr>
    </w:lvl>
    <w:lvl w:ilvl="2" w:tentative="1">
      <w:start w:val="1"/>
      <w:numFmt w:val="bullet"/>
      <w:lvlText w:val=""/>
      <w:lvlJc w:val="left"/>
      <w:pPr>
        <w:tabs>
          <w:tab w:val="num" w:pos="1530"/>
        </w:tabs>
        <w:ind w:left="1530" w:hanging="360"/>
      </w:pPr>
      <w:rPr>
        <w:rFonts w:ascii="Symbol" w:hAnsi="Symbol" w:hint="default"/>
        <w:sz w:val="20"/>
      </w:rPr>
    </w:lvl>
    <w:lvl w:ilvl="3" w:tentative="1">
      <w:start w:val="1"/>
      <w:numFmt w:val="bullet"/>
      <w:lvlText w:val=""/>
      <w:lvlJc w:val="left"/>
      <w:pPr>
        <w:tabs>
          <w:tab w:val="num" w:pos="2250"/>
        </w:tabs>
        <w:ind w:left="2250" w:hanging="360"/>
      </w:pPr>
      <w:rPr>
        <w:rFonts w:ascii="Symbol" w:hAnsi="Symbol" w:hint="default"/>
        <w:sz w:val="20"/>
      </w:rPr>
    </w:lvl>
    <w:lvl w:ilvl="4" w:tentative="1">
      <w:start w:val="1"/>
      <w:numFmt w:val="bullet"/>
      <w:lvlText w:val=""/>
      <w:lvlJc w:val="left"/>
      <w:pPr>
        <w:tabs>
          <w:tab w:val="num" w:pos="2970"/>
        </w:tabs>
        <w:ind w:left="2970" w:hanging="360"/>
      </w:pPr>
      <w:rPr>
        <w:rFonts w:ascii="Symbol" w:hAnsi="Symbol" w:hint="default"/>
        <w:sz w:val="20"/>
      </w:rPr>
    </w:lvl>
    <w:lvl w:ilvl="5" w:tentative="1">
      <w:start w:val="1"/>
      <w:numFmt w:val="bullet"/>
      <w:lvlText w:val=""/>
      <w:lvlJc w:val="left"/>
      <w:pPr>
        <w:tabs>
          <w:tab w:val="num" w:pos="3690"/>
        </w:tabs>
        <w:ind w:left="3690" w:hanging="360"/>
      </w:pPr>
      <w:rPr>
        <w:rFonts w:ascii="Symbol" w:hAnsi="Symbol" w:hint="default"/>
        <w:sz w:val="20"/>
      </w:rPr>
    </w:lvl>
    <w:lvl w:ilvl="6" w:tentative="1">
      <w:start w:val="1"/>
      <w:numFmt w:val="bullet"/>
      <w:lvlText w:val=""/>
      <w:lvlJc w:val="left"/>
      <w:pPr>
        <w:tabs>
          <w:tab w:val="num" w:pos="4410"/>
        </w:tabs>
        <w:ind w:left="4410" w:hanging="360"/>
      </w:pPr>
      <w:rPr>
        <w:rFonts w:ascii="Symbol" w:hAnsi="Symbol" w:hint="default"/>
        <w:sz w:val="20"/>
      </w:rPr>
    </w:lvl>
    <w:lvl w:ilvl="7" w:tentative="1">
      <w:start w:val="1"/>
      <w:numFmt w:val="bullet"/>
      <w:lvlText w:val=""/>
      <w:lvlJc w:val="left"/>
      <w:pPr>
        <w:tabs>
          <w:tab w:val="num" w:pos="5130"/>
        </w:tabs>
        <w:ind w:left="5130" w:hanging="360"/>
      </w:pPr>
      <w:rPr>
        <w:rFonts w:ascii="Symbol" w:hAnsi="Symbol" w:hint="default"/>
        <w:sz w:val="20"/>
      </w:rPr>
    </w:lvl>
    <w:lvl w:ilvl="8" w:tentative="1">
      <w:start w:val="1"/>
      <w:numFmt w:val="bullet"/>
      <w:lvlText w:val=""/>
      <w:lvlJc w:val="left"/>
      <w:pPr>
        <w:tabs>
          <w:tab w:val="num" w:pos="5850"/>
        </w:tabs>
        <w:ind w:left="5850" w:hanging="360"/>
      </w:pPr>
      <w:rPr>
        <w:rFonts w:ascii="Symbol" w:hAnsi="Symbol" w:hint="default"/>
        <w:sz w:val="20"/>
      </w:rPr>
    </w:lvl>
  </w:abstractNum>
  <w:abstractNum w:abstractNumId="1" w15:restartNumberingAfterBreak="0">
    <w:nsid w:val="04915BAF"/>
    <w:multiLevelType w:val="hybridMultilevel"/>
    <w:tmpl w:val="18109886"/>
    <w:lvl w:ilvl="0" w:tplc="F5C2C334">
      <w:start w:val="1"/>
      <w:numFmt w:val="bullet"/>
      <w:lvlText w:val=""/>
      <w:lvlJc w:val="left"/>
      <w:pPr>
        <w:ind w:left="720" w:hanging="360"/>
      </w:pPr>
      <w:rPr>
        <w:rFonts w:ascii="Symbol" w:hAnsi="Symbol" w:hint="default"/>
      </w:rPr>
    </w:lvl>
    <w:lvl w:ilvl="1" w:tplc="3A16E958">
      <w:start w:val="1"/>
      <w:numFmt w:val="bullet"/>
      <w:lvlText w:val="o"/>
      <w:lvlJc w:val="left"/>
      <w:pPr>
        <w:ind w:left="1440" w:hanging="360"/>
      </w:pPr>
      <w:rPr>
        <w:rFonts w:ascii="Courier New" w:hAnsi="Courier New" w:hint="default"/>
      </w:rPr>
    </w:lvl>
    <w:lvl w:ilvl="2" w:tplc="85A6ADF0">
      <w:start w:val="1"/>
      <w:numFmt w:val="bullet"/>
      <w:lvlText w:val=""/>
      <w:lvlJc w:val="left"/>
      <w:pPr>
        <w:ind w:left="2160" w:hanging="360"/>
      </w:pPr>
      <w:rPr>
        <w:rFonts w:ascii="Wingdings" w:hAnsi="Wingdings" w:hint="default"/>
      </w:rPr>
    </w:lvl>
    <w:lvl w:ilvl="3" w:tplc="727433A4">
      <w:start w:val="1"/>
      <w:numFmt w:val="bullet"/>
      <w:lvlText w:val=""/>
      <w:lvlJc w:val="left"/>
      <w:pPr>
        <w:ind w:left="2880" w:hanging="360"/>
      </w:pPr>
      <w:rPr>
        <w:rFonts w:ascii="Symbol" w:hAnsi="Symbol" w:hint="default"/>
      </w:rPr>
    </w:lvl>
    <w:lvl w:ilvl="4" w:tplc="74D8F84E">
      <w:start w:val="1"/>
      <w:numFmt w:val="bullet"/>
      <w:lvlText w:val="o"/>
      <w:lvlJc w:val="left"/>
      <w:pPr>
        <w:ind w:left="3600" w:hanging="360"/>
      </w:pPr>
      <w:rPr>
        <w:rFonts w:ascii="Courier New" w:hAnsi="Courier New" w:hint="default"/>
      </w:rPr>
    </w:lvl>
    <w:lvl w:ilvl="5" w:tplc="7EAE73AA">
      <w:start w:val="1"/>
      <w:numFmt w:val="bullet"/>
      <w:lvlText w:val=""/>
      <w:lvlJc w:val="left"/>
      <w:pPr>
        <w:ind w:left="4320" w:hanging="360"/>
      </w:pPr>
      <w:rPr>
        <w:rFonts w:ascii="Wingdings" w:hAnsi="Wingdings" w:hint="default"/>
      </w:rPr>
    </w:lvl>
    <w:lvl w:ilvl="6" w:tplc="C4E403FC">
      <w:start w:val="1"/>
      <w:numFmt w:val="bullet"/>
      <w:lvlText w:val=""/>
      <w:lvlJc w:val="left"/>
      <w:pPr>
        <w:ind w:left="5040" w:hanging="360"/>
      </w:pPr>
      <w:rPr>
        <w:rFonts w:ascii="Symbol" w:hAnsi="Symbol" w:hint="default"/>
      </w:rPr>
    </w:lvl>
    <w:lvl w:ilvl="7" w:tplc="36E2D6F8">
      <w:start w:val="1"/>
      <w:numFmt w:val="bullet"/>
      <w:lvlText w:val="o"/>
      <w:lvlJc w:val="left"/>
      <w:pPr>
        <w:ind w:left="5760" w:hanging="360"/>
      </w:pPr>
      <w:rPr>
        <w:rFonts w:ascii="Courier New" w:hAnsi="Courier New" w:hint="default"/>
      </w:rPr>
    </w:lvl>
    <w:lvl w:ilvl="8" w:tplc="75A0E712">
      <w:start w:val="1"/>
      <w:numFmt w:val="bullet"/>
      <w:lvlText w:val=""/>
      <w:lvlJc w:val="left"/>
      <w:pPr>
        <w:ind w:left="6480" w:hanging="360"/>
      </w:pPr>
      <w:rPr>
        <w:rFonts w:ascii="Wingdings" w:hAnsi="Wingdings" w:hint="default"/>
      </w:rPr>
    </w:lvl>
  </w:abstractNum>
  <w:abstractNum w:abstractNumId="2" w15:restartNumberingAfterBreak="0">
    <w:nsid w:val="05E84037"/>
    <w:multiLevelType w:val="hybridMultilevel"/>
    <w:tmpl w:val="082CE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2C65F2"/>
    <w:multiLevelType w:val="multilevel"/>
    <w:tmpl w:val="8528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154D9F"/>
    <w:multiLevelType w:val="hybridMultilevel"/>
    <w:tmpl w:val="418CE8A4"/>
    <w:lvl w:ilvl="0" w:tplc="6226B40C">
      <w:start w:val="1"/>
      <w:numFmt w:val="bullet"/>
      <w:lvlText w:val="•"/>
      <w:lvlJc w:val="left"/>
      <w:pPr>
        <w:tabs>
          <w:tab w:val="num" w:pos="720"/>
        </w:tabs>
        <w:ind w:left="720" w:hanging="360"/>
      </w:pPr>
      <w:rPr>
        <w:rFonts w:ascii="Arial" w:hAnsi="Arial" w:hint="default"/>
      </w:rPr>
    </w:lvl>
    <w:lvl w:ilvl="1" w:tplc="B1E658DA" w:tentative="1">
      <w:start w:val="1"/>
      <w:numFmt w:val="bullet"/>
      <w:lvlText w:val="•"/>
      <w:lvlJc w:val="left"/>
      <w:pPr>
        <w:tabs>
          <w:tab w:val="num" w:pos="1440"/>
        </w:tabs>
        <w:ind w:left="1440" w:hanging="360"/>
      </w:pPr>
      <w:rPr>
        <w:rFonts w:ascii="Arial" w:hAnsi="Arial" w:hint="default"/>
      </w:rPr>
    </w:lvl>
    <w:lvl w:ilvl="2" w:tplc="0BC85FBE" w:tentative="1">
      <w:start w:val="1"/>
      <w:numFmt w:val="bullet"/>
      <w:lvlText w:val="•"/>
      <w:lvlJc w:val="left"/>
      <w:pPr>
        <w:tabs>
          <w:tab w:val="num" w:pos="2160"/>
        </w:tabs>
        <w:ind w:left="2160" w:hanging="360"/>
      </w:pPr>
      <w:rPr>
        <w:rFonts w:ascii="Arial" w:hAnsi="Arial" w:hint="default"/>
      </w:rPr>
    </w:lvl>
    <w:lvl w:ilvl="3" w:tplc="909C25A0" w:tentative="1">
      <w:start w:val="1"/>
      <w:numFmt w:val="bullet"/>
      <w:lvlText w:val="•"/>
      <w:lvlJc w:val="left"/>
      <w:pPr>
        <w:tabs>
          <w:tab w:val="num" w:pos="2880"/>
        </w:tabs>
        <w:ind w:left="2880" w:hanging="360"/>
      </w:pPr>
      <w:rPr>
        <w:rFonts w:ascii="Arial" w:hAnsi="Arial" w:hint="default"/>
      </w:rPr>
    </w:lvl>
    <w:lvl w:ilvl="4" w:tplc="E53CD42E" w:tentative="1">
      <w:start w:val="1"/>
      <w:numFmt w:val="bullet"/>
      <w:lvlText w:val="•"/>
      <w:lvlJc w:val="left"/>
      <w:pPr>
        <w:tabs>
          <w:tab w:val="num" w:pos="3600"/>
        </w:tabs>
        <w:ind w:left="3600" w:hanging="360"/>
      </w:pPr>
      <w:rPr>
        <w:rFonts w:ascii="Arial" w:hAnsi="Arial" w:hint="default"/>
      </w:rPr>
    </w:lvl>
    <w:lvl w:ilvl="5" w:tplc="675469D4" w:tentative="1">
      <w:start w:val="1"/>
      <w:numFmt w:val="bullet"/>
      <w:lvlText w:val="•"/>
      <w:lvlJc w:val="left"/>
      <w:pPr>
        <w:tabs>
          <w:tab w:val="num" w:pos="4320"/>
        </w:tabs>
        <w:ind w:left="4320" w:hanging="360"/>
      </w:pPr>
      <w:rPr>
        <w:rFonts w:ascii="Arial" w:hAnsi="Arial" w:hint="default"/>
      </w:rPr>
    </w:lvl>
    <w:lvl w:ilvl="6" w:tplc="70444D80" w:tentative="1">
      <w:start w:val="1"/>
      <w:numFmt w:val="bullet"/>
      <w:lvlText w:val="•"/>
      <w:lvlJc w:val="left"/>
      <w:pPr>
        <w:tabs>
          <w:tab w:val="num" w:pos="5040"/>
        </w:tabs>
        <w:ind w:left="5040" w:hanging="360"/>
      </w:pPr>
      <w:rPr>
        <w:rFonts w:ascii="Arial" w:hAnsi="Arial" w:hint="default"/>
      </w:rPr>
    </w:lvl>
    <w:lvl w:ilvl="7" w:tplc="7C041D90" w:tentative="1">
      <w:start w:val="1"/>
      <w:numFmt w:val="bullet"/>
      <w:lvlText w:val="•"/>
      <w:lvlJc w:val="left"/>
      <w:pPr>
        <w:tabs>
          <w:tab w:val="num" w:pos="5760"/>
        </w:tabs>
        <w:ind w:left="5760" w:hanging="360"/>
      </w:pPr>
      <w:rPr>
        <w:rFonts w:ascii="Arial" w:hAnsi="Arial" w:hint="default"/>
      </w:rPr>
    </w:lvl>
    <w:lvl w:ilvl="8" w:tplc="7FC4094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1F45B7"/>
    <w:multiLevelType w:val="hybridMultilevel"/>
    <w:tmpl w:val="61E4F2EE"/>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4E6B0E"/>
    <w:multiLevelType w:val="multilevel"/>
    <w:tmpl w:val="AA10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C1095D"/>
    <w:multiLevelType w:val="multilevel"/>
    <w:tmpl w:val="EF52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2A2F0A"/>
    <w:multiLevelType w:val="hybridMultilevel"/>
    <w:tmpl w:val="082CE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953AA"/>
    <w:multiLevelType w:val="multilevel"/>
    <w:tmpl w:val="284C665A"/>
    <w:styleLink w:val="AdobeLegal-Main"/>
    <w:lvl w:ilvl="0">
      <w:start w:val="1"/>
      <w:numFmt w:val="decimal"/>
      <w:lvlText w:val="%1."/>
      <w:lvlJc w:val="left"/>
      <w:pPr>
        <w:tabs>
          <w:tab w:val="num" w:pos="360"/>
        </w:tabs>
        <w:ind w:left="360" w:hanging="360"/>
      </w:pPr>
      <w:rPr>
        <w:rFonts w:ascii="Calibri" w:hAnsi="Calibri" w:hint="default"/>
        <w:b/>
        <w:sz w:val="20"/>
      </w:rPr>
    </w:lvl>
    <w:lvl w:ilvl="1">
      <w:start w:val="1"/>
      <w:numFmt w:val="decimal"/>
      <w:lvlText w:val="%1.%2"/>
      <w:lvlJc w:val="left"/>
      <w:pPr>
        <w:tabs>
          <w:tab w:val="num" w:pos="1080"/>
        </w:tabs>
        <w:ind w:left="1080" w:hanging="720"/>
      </w:pPr>
      <w:rPr>
        <w:rFonts w:ascii="Calibri" w:hAnsi="Calibri" w:hint="default"/>
        <w:sz w:val="20"/>
      </w:rPr>
    </w:lvl>
    <w:lvl w:ilvl="2">
      <w:start w:val="1"/>
      <w:numFmt w:val="upperLetter"/>
      <w:lvlText w:val="(%3)"/>
      <w:lvlJc w:val="left"/>
      <w:pPr>
        <w:tabs>
          <w:tab w:val="num" w:pos="1350"/>
        </w:tabs>
        <w:ind w:left="1350" w:hanging="360"/>
      </w:pPr>
      <w:rPr>
        <w:rFonts w:ascii="Calibri" w:hAnsi="Calibri" w:hint="default"/>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520" w:hanging="360"/>
      </w:pPr>
      <w:rPr>
        <w:rFonts w:hint="default"/>
      </w:rPr>
    </w:lvl>
    <w:lvl w:ilvl="6">
      <w:start w:val="1"/>
      <w:numFmt w:val="none"/>
      <w:lvlText w:val=""/>
      <w:lvlJc w:val="left"/>
      <w:pPr>
        <w:ind w:left="2520" w:firstLine="0"/>
      </w:pPr>
      <w:rPr>
        <w:rFonts w:hint="default"/>
      </w:rPr>
    </w:lvl>
    <w:lvl w:ilvl="7">
      <w:start w:val="1"/>
      <w:numFmt w:val="none"/>
      <w:lvlText w:val=""/>
      <w:lvlJc w:val="left"/>
      <w:pPr>
        <w:ind w:left="2520" w:firstLine="0"/>
      </w:pPr>
      <w:rPr>
        <w:rFonts w:hint="default"/>
      </w:rPr>
    </w:lvl>
    <w:lvl w:ilvl="8">
      <w:start w:val="1"/>
      <w:numFmt w:val="none"/>
      <w:lvlText w:val=""/>
      <w:lvlJc w:val="left"/>
      <w:pPr>
        <w:ind w:left="2520" w:firstLine="0"/>
      </w:pPr>
      <w:rPr>
        <w:rFonts w:hint="default"/>
      </w:rPr>
    </w:lvl>
  </w:abstractNum>
  <w:abstractNum w:abstractNumId="10" w15:restartNumberingAfterBreak="0">
    <w:nsid w:val="1C6F0FE8"/>
    <w:multiLevelType w:val="multilevel"/>
    <w:tmpl w:val="6ED07F2C"/>
    <w:lvl w:ilvl="0">
      <w:start w:val="1"/>
      <w:numFmt w:val="decimal"/>
      <w:lvlText w:val="%1."/>
      <w:lvlJc w:val="left"/>
      <w:pPr>
        <w:tabs>
          <w:tab w:val="num" w:pos="432"/>
        </w:tabs>
      </w:pPr>
      <w:rPr>
        <w:rFonts w:cs="Times New Roman" w:hint="default"/>
        <w:b/>
        <w:sz w:val="20"/>
        <w:szCs w:val="20"/>
      </w:rPr>
    </w:lvl>
    <w:lvl w:ilvl="1">
      <w:start w:val="1"/>
      <w:numFmt w:val="decimal"/>
      <w:lvlText w:val="%1.%2"/>
      <w:lvlJc w:val="left"/>
      <w:pPr>
        <w:tabs>
          <w:tab w:val="num" w:pos="720"/>
        </w:tabs>
        <w:ind w:firstLine="504"/>
      </w:pPr>
      <w:rPr>
        <w:rFonts w:cs="Times New Roman" w:hint="default"/>
        <w:b w:val="0"/>
        <w:i w:val="0"/>
      </w:rPr>
    </w:lvl>
    <w:lvl w:ilvl="2">
      <w:start w:val="1"/>
      <w:numFmt w:val="lowerLetter"/>
      <w:lvlText w:val="(%3)"/>
      <w:lvlJc w:val="left"/>
      <w:pPr>
        <w:tabs>
          <w:tab w:val="num" w:pos="1440"/>
        </w:tabs>
        <w:ind w:firstLine="720"/>
      </w:pPr>
      <w:rPr>
        <w:rFonts w:ascii="Calibri" w:eastAsia="MS Mincho" w:hAnsi="Calibri" w:cs="Times New Roman"/>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1" w15:restartNumberingAfterBreak="0">
    <w:nsid w:val="1D2257C6"/>
    <w:multiLevelType w:val="multilevel"/>
    <w:tmpl w:val="292C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377862"/>
    <w:multiLevelType w:val="multilevel"/>
    <w:tmpl w:val="284C665A"/>
    <w:numStyleLink w:val="AdobeLegal-Main"/>
  </w:abstractNum>
  <w:abstractNum w:abstractNumId="13" w15:restartNumberingAfterBreak="0">
    <w:nsid w:val="20CF604E"/>
    <w:multiLevelType w:val="hybridMultilevel"/>
    <w:tmpl w:val="00701DE8"/>
    <w:lvl w:ilvl="0" w:tplc="C6648814">
      <w:numFmt w:val="bullet"/>
      <w:lvlText w:val="•"/>
      <w:lvlJc w:val="left"/>
      <w:pPr>
        <w:ind w:left="360" w:hanging="360"/>
      </w:pPr>
      <w:rPr>
        <w:rFonts w:ascii="Adobe Clean" w:eastAsia="Arial" w:hAnsi="Adobe Clean" w:cs="Arial" w:hint="default"/>
        <w:color w:val="262626" w:themeColor="text1" w:themeTint="D9"/>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2751003"/>
    <w:multiLevelType w:val="hybridMultilevel"/>
    <w:tmpl w:val="F0360356"/>
    <w:lvl w:ilvl="0" w:tplc="C6648814">
      <w:numFmt w:val="bullet"/>
      <w:lvlText w:val="•"/>
      <w:lvlJc w:val="left"/>
      <w:pPr>
        <w:ind w:left="360" w:hanging="360"/>
      </w:pPr>
      <w:rPr>
        <w:rFonts w:ascii="Adobe Clean" w:eastAsia="Arial" w:hAnsi="Adobe Clean" w:cs="Arial" w:hint="default"/>
        <w:color w:val="262626" w:themeColor="text1" w:themeTint="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94EA2"/>
    <w:multiLevelType w:val="hybridMultilevel"/>
    <w:tmpl w:val="5CB8940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6" w15:restartNumberingAfterBreak="0">
    <w:nsid w:val="2A5B17A0"/>
    <w:multiLevelType w:val="hybridMultilevel"/>
    <w:tmpl w:val="2376D1C2"/>
    <w:lvl w:ilvl="0" w:tplc="9D60D5C4">
      <w:start w:val="1"/>
      <w:numFmt w:val="bullet"/>
      <w:lvlText w:val="•"/>
      <w:lvlJc w:val="left"/>
      <w:pPr>
        <w:tabs>
          <w:tab w:val="num" w:pos="720"/>
        </w:tabs>
        <w:ind w:left="720" w:hanging="360"/>
      </w:pPr>
      <w:rPr>
        <w:rFonts w:ascii="Arial" w:hAnsi="Arial" w:hint="default"/>
      </w:rPr>
    </w:lvl>
    <w:lvl w:ilvl="1" w:tplc="395ABCB0">
      <w:start w:val="1"/>
      <w:numFmt w:val="bullet"/>
      <w:lvlText w:val="•"/>
      <w:lvlJc w:val="left"/>
      <w:pPr>
        <w:tabs>
          <w:tab w:val="num" w:pos="1440"/>
        </w:tabs>
        <w:ind w:left="1440" w:hanging="360"/>
      </w:pPr>
      <w:rPr>
        <w:rFonts w:ascii="Arial" w:hAnsi="Arial" w:hint="default"/>
      </w:rPr>
    </w:lvl>
    <w:lvl w:ilvl="2" w:tplc="2BD029F2" w:tentative="1">
      <w:start w:val="1"/>
      <w:numFmt w:val="bullet"/>
      <w:lvlText w:val="•"/>
      <w:lvlJc w:val="left"/>
      <w:pPr>
        <w:tabs>
          <w:tab w:val="num" w:pos="2160"/>
        </w:tabs>
        <w:ind w:left="2160" w:hanging="360"/>
      </w:pPr>
      <w:rPr>
        <w:rFonts w:ascii="Arial" w:hAnsi="Arial" w:hint="default"/>
      </w:rPr>
    </w:lvl>
    <w:lvl w:ilvl="3" w:tplc="AA9C928A" w:tentative="1">
      <w:start w:val="1"/>
      <w:numFmt w:val="bullet"/>
      <w:lvlText w:val="•"/>
      <w:lvlJc w:val="left"/>
      <w:pPr>
        <w:tabs>
          <w:tab w:val="num" w:pos="2880"/>
        </w:tabs>
        <w:ind w:left="2880" w:hanging="360"/>
      </w:pPr>
      <w:rPr>
        <w:rFonts w:ascii="Arial" w:hAnsi="Arial" w:hint="default"/>
      </w:rPr>
    </w:lvl>
    <w:lvl w:ilvl="4" w:tplc="4AE00ADC" w:tentative="1">
      <w:start w:val="1"/>
      <w:numFmt w:val="bullet"/>
      <w:lvlText w:val="•"/>
      <w:lvlJc w:val="left"/>
      <w:pPr>
        <w:tabs>
          <w:tab w:val="num" w:pos="3600"/>
        </w:tabs>
        <w:ind w:left="3600" w:hanging="360"/>
      </w:pPr>
      <w:rPr>
        <w:rFonts w:ascii="Arial" w:hAnsi="Arial" w:hint="default"/>
      </w:rPr>
    </w:lvl>
    <w:lvl w:ilvl="5" w:tplc="187E18D4" w:tentative="1">
      <w:start w:val="1"/>
      <w:numFmt w:val="bullet"/>
      <w:lvlText w:val="•"/>
      <w:lvlJc w:val="left"/>
      <w:pPr>
        <w:tabs>
          <w:tab w:val="num" w:pos="4320"/>
        </w:tabs>
        <w:ind w:left="4320" w:hanging="360"/>
      </w:pPr>
      <w:rPr>
        <w:rFonts w:ascii="Arial" w:hAnsi="Arial" w:hint="default"/>
      </w:rPr>
    </w:lvl>
    <w:lvl w:ilvl="6" w:tplc="EDBCD772" w:tentative="1">
      <w:start w:val="1"/>
      <w:numFmt w:val="bullet"/>
      <w:lvlText w:val="•"/>
      <w:lvlJc w:val="left"/>
      <w:pPr>
        <w:tabs>
          <w:tab w:val="num" w:pos="5040"/>
        </w:tabs>
        <w:ind w:left="5040" w:hanging="360"/>
      </w:pPr>
      <w:rPr>
        <w:rFonts w:ascii="Arial" w:hAnsi="Arial" w:hint="default"/>
      </w:rPr>
    </w:lvl>
    <w:lvl w:ilvl="7" w:tplc="C8449414" w:tentative="1">
      <w:start w:val="1"/>
      <w:numFmt w:val="bullet"/>
      <w:lvlText w:val="•"/>
      <w:lvlJc w:val="left"/>
      <w:pPr>
        <w:tabs>
          <w:tab w:val="num" w:pos="5760"/>
        </w:tabs>
        <w:ind w:left="5760" w:hanging="360"/>
      </w:pPr>
      <w:rPr>
        <w:rFonts w:ascii="Arial" w:hAnsi="Arial" w:hint="default"/>
      </w:rPr>
    </w:lvl>
    <w:lvl w:ilvl="8" w:tplc="697EA36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BA34776"/>
    <w:multiLevelType w:val="multilevel"/>
    <w:tmpl w:val="7730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F97BC5"/>
    <w:multiLevelType w:val="multilevel"/>
    <w:tmpl w:val="21A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0722DA"/>
    <w:multiLevelType w:val="hybridMultilevel"/>
    <w:tmpl w:val="5C7677B0"/>
    <w:lvl w:ilvl="0" w:tplc="45AAFE54">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4030F6"/>
    <w:multiLevelType w:val="hybridMultilevel"/>
    <w:tmpl w:val="0E542B0C"/>
    <w:lvl w:ilvl="0" w:tplc="AED6B62C">
      <w:start w:val="1"/>
      <w:numFmt w:val="bullet"/>
      <w:lvlText w:val=""/>
      <w:lvlJc w:val="left"/>
      <w:pPr>
        <w:ind w:left="720" w:hanging="360"/>
      </w:pPr>
      <w:rPr>
        <w:rFonts w:ascii="Symbol" w:hAnsi="Symbol" w:hint="default"/>
      </w:rPr>
    </w:lvl>
    <w:lvl w:ilvl="1" w:tplc="6DDC1EA8">
      <w:start w:val="1"/>
      <w:numFmt w:val="bullet"/>
      <w:lvlText w:val="o"/>
      <w:lvlJc w:val="left"/>
      <w:pPr>
        <w:ind w:left="1440" w:hanging="360"/>
      </w:pPr>
      <w:rPr>
        <w:rFonts w:ascii="Courier New" w:hAnsi="Courier New" w:hint="default"/>
      </w:rPr>
    </w:lvl>
    <w:lvl w:ilvl="2" w:tplc="535C4E48">
      <w:start w:val="1"/>
      <w:numFmt w:val="bullet"/>
      <w:lvlText w:val=""/>
      <w:lvlJc w:val="left"/>
      <w:pPr>
        <w:ind w:left="2160" w:hanging="360"/>
      </w:pPr>
      <w:rPr>
        <w:rFonts w:ascii="Wingdings" w:hAnsi="Wingdings" w:hint="default"/>
      </w:rPr>
    </w:lvl>
    <w:lvl w:ilvl="3" w:tplc="ADC04282">
      <w:start w:val="1"/>
      <w:numFmt w:val="bullet"/>
      <w:lvlText w:val=""/>
      <w:lvlJc w:val="left"/>
      <w:pPr>
        <w:ind w:left="2880" w:hanging="360"/>
      </w:pPr>
      <w:rPr>
        <w:rFonts w:ascii="Symbol" w:hAnsi="Symbol" w:hint="default"/>
      </w:rPr>
    </w:lvl>
    <w:lvl w:ilvl="4" w:tplc="0944D654">
      <w:start w:val="1"/>
      <w:numFmt w:val="bullet"/>
      <w:lvlText w:val="o"/>
      <w:lvlJc w:val="left"/>
      <w:pPr>
        <w:ind w:left="3600" w:hanging="360"/>
      </w:pPr>
      <w:rPr>
        <w:rFonts w:ascii="Courier New" w:hAnsi="Courier New" w:hint="default"/>
      </w:rPr>
    </w:lvl>
    <w:lvl w:ilvl="5" w:tplc="00A628D4">
      <w:start w:val="1"/>
      <w:numFmt w:val="bullet"/>
      <w:lvlText w:val=""/>
      <w:lvlJc w:val="left"/>
      <w:pPr>
        <w:ind w:left="4320" w:hanging="360"/>
      </w:pPr>
      <w:rPr>
        <w:rFonts w:ascii="Wingdings" w:hAnsi="Wingdings" w:hint="default"/>
      </w:rPr>
    </w:lvl>
    <w:lvl w:ilvl="6" w:tplc="C532C9EE">
      <w:start w:val="1"/>
      <w:numFmt w:val="bullet"/>
      <w:lvlText w:val=""/>
      <w:lvlJc w:val="left"/>
      <w:pPr>
        <w:ind w:left="5040" w:hanging="360"/>
      </w:pPr>
      <w:rPr>
        <w:rFonts w:ascii="Symbol" w:hAnsi="Symbol" w:hint="default"/>
      </w:rPr>
    </w:lvl>
    <w:lvl w:ilvl="7" w:tplc="4C746A2E">
      <w:start w:val="1"/>
      <w:numFmt w:val="bullet"/>
      <w:lvlText w:val="o"/>
      <w:lvlJc w:val="left"/>
      <w:pPr>
        <w:ind w:left="5760" w:hanging="360"/>
      </w:pPr>
      <w:rPr>
        <w:rFonts w:ascii="Courier New" w:hAnsi="Courier New" w:hint="default"/>
      </w:rPr>
    </w:lvl>
    <w:lvl w:ilvl="8" w:tplc="D980A13C">
      <w:start w:val="1"/>
      <w:numFmt w:val="bullet"/>
      <w:lvlText w:val=""/>
      <w:lvlJc w:val="left"/>
      <w:pPr>
        <w:ind w:left="6480" w:hanging="360"/>
      </w:pPr>
      <w:rPr>
        <w:rFonts w:ascii="Wingdings" w:hAnsi="Wingdings" w:hint="default"/>
      </w:rPr>
    </w:lvl>
  </w:abstractNum>
  <w:abstractNum w:abstractNumId="21" w15:restartNumberingAfterBreak="0">
    <w:nsid w:val="35F2552D"/>
    <w:multiLevelType w:val="hybridMultilevel"/>
    <w:tmpl w:val="302EABDA"/>
    <w:lvl w:ilvl="0" w:tplc="FFFFFFFF">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3F4B18"/>
    <w:multiLevelType w:val="hybridMultilevel"/>
    <w:tmpl w:val="12B8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781041"/>
    <w:multiLevelType w:val="hybridMultilevel"/>
    <w:tmpl w:val="8698FDDA"/>
    <w:lvl w:ilvl="0" w:tplc="241000C6">
      <w:start w:val="1"/>
      <w:numFmt w:val="bullet"/>
      <w:lvlText w:val="•"/>
      <w:lvlJc w:val="left"/>
      <w:pPr>
        <w:tabs>
          <w:tab w:val="num" w:pos="720"/>
        </w:tabs>
        <w:ind w:left="720" w:hanging="360"/>
      </w:pPr>
      <w:rPr>
        <w:rFonts w:ascii="Arial" w:hAnsi="Arial" w:hint="default"/>
      </w:rPr>
    </w:lvl>
    <w:lvl w:ilvl="1" w:tplc="EA4E784A" w:tentative="1">
      <w:start w:val="1"/>
      <w:numFmt w:val="bullet"/>
      <w:lvlText w:val="•"/>
      <w:lvlJc w:val="left"/>
      <w:pPr>
        <w:tabs>
          <w:tab w:val="num" w:pos="1440"/>
        </w:tabs>
        <w:ind w:left="1440" w:hanging="360"/>
      </w:pPr>
      <w:rPr>
        <w:rFonts w:ascii="Arial" w:hAnsi="Arial" w:hint="default"/>
      </w:rPr>
    </w:lvl>
    <w:lvl w:ilvl="2" w:tplc="1898027E" w:tentative="1">
      <w:start w:val="1"/>
      <w:numFmt w:val="bullet"/>
      <w:lvlText w:val="•"/>
      <w:lvlJc w:val="left"/>
      <w:pPr>
        <w:tabs>
          <w:tab w:val="num" w:pos="2160"/>
        </w:tabs>
        <w:ind w:left="2160" w:hanging="360"/>
      </w:pPr>
      <w:rPr>
        <w:rFonts w:ascii="Arial" w:hAnsi="Arial" w:hint="default"/>
      </w:rPr>
    </w:lvl>
    <w:lvl w:ilvl="3" w:tplc="1AE4E34E" w:tentative="1">
      <w:start w:val="1"/>
      <w:numFmt w:val="bullet"/>
      <w:lvlText w:val="•"/>
      <w:lvlJc w:val="left"/>
      <w:pPr>
        <w:tabs>
          <w:tab w:val="num" w:pos="2880"/>
        </w:tabs>
        <w:ind w:left="2880" w:hanging="360"/>
      </w:pPr>
      <w:rPr>
        <w:rFonts w:ascii="Arial" w:hAnsi="Arial" w:hint="default"/>
      </w:rPr>
    </w:lvl>
    <w:lvl w:ilvl="4" w:tplc="EAC2A424" w:tentative="1">
      <w:start w:val="1"/>
      <w:numFmt w:val="bullet"/>
      <w:lvlText w:val="•"/>
      <w:lvlJc w:val="left"/>
      <w:pPr>
        <w:tabs>
          <w:tab w:val="num" w:pos="3600"/>
        </w:tabs>
        <w:ind w:left="3600" w:hanging="360"/>
      </w:pPr>
      <w:rPr>
        <w:rFonts w:ascii="Arial" w:hAnsi="Arial" w:hint="default"/>
      </w:rPr>
    </w:lvl>
    <w:lvl w:ilvl="5" w:tplc="72C69B38" w:tentative="1">
      <w:start w:val="1"/>
      <w:numFmt w:val="bullet"/>
      <w:lvlText w:val="•"/>
      <w:lvlJc w:val="left"/>
      <w:pPr>
        <w:tabs>
          <w:tab w:val="num" w:pos="4320"/>
        </w:tabs>
        <w:ind w:left="4320" w:hanging="360"/>
      </w:pPr>
      <w:rPr>
        <w:rFonts w:ascii="Arial" w:hAnsi="Arial" w:hint="default"/>
      </w:rPr>
    </w:lvl>
    <w:lvl w:ilvl="6" w:tplc="24843626" w:tentative="1">
      <w:start w:val="1"/>
      <w:numFmt w:val="bullet"/>
      <w:lvlText w:val="•"/>
      <w:lvlJc w:val="left"/>
      <w:pPr>
        <w:tabs>
          <w:tab w:val="num" w:pos="5040"/>
        </w:tabs>
        <w:ind w:left="5040" w:hanging="360"/>
      </w:pPr>
      <w:rPr>
        <w:rFonts w:ascii="Arial" w:hAnsi="Arial" w:hint="default"/>
      </w:rPr>
    </w:lvl>
    <w:lvl w:ilvl="7" w:tplc="B01E0048" w:tentative="1">
      <w:start w:val="1"/>
      <w:numFmt w:val="bullet"/>
      <w:lvlText w:val="•"/>
      <w:lvlJc w:val="left"/>
      <w:pPr>
        <w:tabs>
          <w:tab w:val="num" w:pos="5760"/>
        </w:tabs>
        <w:ind w:left="5760" w:hanging="360"/>
      </w:pPr>
      <w:rPr>
        <w:rFonts w:ascii="Arial" w:hAnsi="Arial" w:hint="default"/>
      </w:rPr>
    </w:lvl>
    <w:lvl w:ilvl="8" w:tplc="3A4E50D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88B5E89"/>
    <w:multiLevelType w:val="multilevel"/>
    <w:tmpl w:val="066229B2"/>
    <w:lvl w:ilvl="0">
      <w:start w:val="1"/>
      <w:numFmt w:val="decimal"/>
      <w:lvlText w:val="%1."/>
      <w:lvlJc w:val="left"/>
      <w:pPr>
        <w:tabs>
          <w:tab w:val="num" w:pos="432"/>
        </w:tabs>
      </w:pPr>
      <w:rPr>
        <w:rFonts w:cs="Times New Roman" w:hint="default"/>
        <w:b/>
        <w:sz w:val="20"/>
        <w:szCs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sz w:val="20"/>
      </w:rPr>
    </w:lvl>
    <w:lvl w:ilvl="3">
      <w:start w:val="1"/>
      <w:numFmt w:val="lowerRoman"/>
      <w:lvlText w:val="(%4)"/>
      <w:lvlJc w:val="left"/>
      <w:pPr>
        <w:tabs>
          <w:tab w:val="num" w:pos="1800"/>
        </w:tabs>
        <w:ind w:left="1944" w:hanging="864"/>
      </w:pPr>
      <w:rPr>
        <w:rFonts w:cs="Times New Roman" w:hint="default"/>
        <w:sz w:val="20"/>
      </w:rPr>
    </w:lvl>
    <w:lvl w:ilvl="4">
      <w:start w:val="1"/>
      <w:numFmt w:val="decimal"/>
      <w:lvlText w:val="%1.%2.%3.%4.%5."/>
      <w:lvlJc w:val="left"/>
      <w:pPr>
        <w:tabs>
          <w:tab w:val="num" w:pos="2520"/>
        </w:tabs>
        <w:ind w:left="2232" w:hanging="792"/>
      </w:pPr>
      <w:rPr>
        <w:rFonts w:cs="Times New Roman" w:hint="default"/>
        <w:sz w:val="20"/>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5" w15:restartNumberingAfterBreak="0">
    <w:nsid w:val="38D639A3"/>
    <w:multiLevelType w:val="hybridMultilevel"/>
    <w:tmpl w:val="B06CB610"/>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EE22D98"/>
    <w:multiLevelType w:val="hybridMultilevel"/>
    <w:tmpl w:val="B810C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134069"/>
    <w:multiLevelType w:val="multilevel"/>
    <w:tmpl w:val="9400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C979B1"/>
    <w:multiLevelType w:val="multilevel"/>
    <w:tmpl w:val="066229B2"/>
    <w:lvl w:ilvl="0">
      <w:start w:val="1"/>
      <w:numFmt w:val="decimal"/>
      <w:lvlText w:val="%1."/>
      <w:lvlJc w:val="left"/>
      <w:pPr>
        <w:tabs>
          <w:tab w:val="num" w:pos="432"/>
        </w:tabs>
      </w:pPr>
      <w:rPr>
        <w:rFonts w:cs="Times New Roman" w:hint="default"/>
        <w:b/>
        <w:sz w:val="20"/>
        <w:szCs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sz w:val="20"/>
      </w:rPr>
    </w:lvl>
    <w:lvl w:ilvl="3">
      <w:start w:val="1"/>
      <w:numFmt w:val="lowerRoman"/>
      <w:lvlText w:val="(%4)"/>
      <w:lvlJc w:val="left"/>
      <w:pPr>
        <w:tabs>
          <w:tab w:val="num" w:pos="1800"/>
        </w:tabs>
        <w:ind w:left="1944" w:hanging="864"/>
      </w:pPr>
      <w:rPr>
        <w:rFonts w:cs="Times New Roman" w:hint="default"/>
        <w:sz w:val="20"/>
      </w:rPr>
    </w:lvl>
    <w:lvl w:ilvl="4">
      <w:start w:val="1"/>
      <w:numFmt w:val="decimal"/>
      <w:lvlText w:val="%1.%2.%3.%4.%5."/>
      <w:lvlJc w:val="left"/>
      <w:pPr>
        <w:tabs>
          <w:tab w:val="num" w:pos="2520"/>
        </w:tabs>
        <w:ind w:left="2232" w:hanging="792"/>
      </w:pPr>
      <w:rPr>
        <w:rFonts w:cs="Times New Roman" w:hint="default"/>
        <w:sz w:val="20"/>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9" w15:restartNumberingAfterBreak="0">
    <w:nsid w:val="4B0E18AE"/>
    <w:multiLevelType w:val="hybridMultilevel"/>
    <w:tmpl w:val="082CE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BB1A87"/>
    <w:multiLevelType w:val="hybridMultilevel"/>
    <w:tmpl w:val="E716E60A"/>
    <w:lvl w:ilvl="0" w:tplc="92125008">
      <w:start w:val="1"/>
      <w:numFmt w:val="bullet"/>
      <w:lvlText w:val=""/>
      <w:lvlJc w:val="left"/>
      <w:pPr>
        <w:ind w:left="720" w:hanging="360"/>
      </w:pPr>
      <w:rPr>
        <w:rFonts w:ascii="Symbol" w:hAnsi="Symbol" w:hint="default"/>
      </w:rPr>
    </w:lvl>
    <w:lvl w:ilvl="1" w:tplc="C270BED2">
      <w:start w:val="1"/>
      <w:numFmt w:val="bullet"/>
      <w:lvlText w:val="o"/>
      <w:lvlJc w:val="left"/>
      <w:pPr>
        <w:ind w:left="1440" w:hanging="360"/>
      </w:pPr>
      <w:rPr>
        <w:rFonts w:ascii="Courier New" w:hAnsi="Courier New" w:hint="default"/>
      </w:rPr>
    </w:lvl>
    <w:lvl w:ilvl="2" w:tplc="29F4CA22">
      <w:start w:val="1"/>
      <w:numFmt w:val="bullet"/>
      <w:lvlText w:val=""/>
      <w:lvlJc w:val="left"/>
      <w:pPr>
        <w:ind w:left="2160" w:hanging="360"/>
      </w:pPr>
      <w:rPr>
        <w:rFonts w:ascii="Wingdings" w:hAnsi="Wingdings" w:hint="default"/>
      </w:rPr>
    </w:lvl>
    <w:lvl w:ilvl="3" w:tplc="FF3427E8">
      <w:start w:val="1"/>
      <w:numFmt w:val="bullet"/>
      <w:lvlText w:val=""/>
      <w:lvlJc w:val="left"/>
      <w:pPr>
        <w:ind w:left="2880" w:hanging="360"/>
      </w:pPr>
      <w:rPr>
        <w:rFonts w:ascii="Symbol" w:hAnsi="Symbol" w:hint="default"/>
      </w:rPr>
    </w:lvl>
    <w:lvl w:ilvl="4" w:tplc="379CB9D4">
      <w:start w:val="1"/>
      <w:numFmt w:val="bullet"/>
      <w:lvlText w:val="o"/>
      <w:lvlJc w:val="left"/>
      <w:pPr>
        <w:ind w:left="3600" w:hanging="360"/>
      </w:pPr>
      <w:rPr>
        <w:rFonts w:ascii="Courier New" w:hAnsi="Courier New" w:hint="default"/>
      </w:rPr>
    </w:lvl>
    <w:lvl w:ilvl="5" w:tplc="8D4C2FD2">
      <w:start w:val="1"/>
      <w:numFmt w:val="bullet"/>
      <w:lvlText w:val=""/>
      <w:lvlJc w:val="left"/>
      <w:pPr>
        <w:ind w:left="4320" w:hanging="360"/>
      </w:pPr>
      <w:rPr>
        <w:rFonts w:ascii="Wingdings" w:hAnsi="Wingdings" w:hint="default"/>
      </w:rPr>
    </w:lvl>
    <w:lvl w:ilvl="6" w:tplc="ED465990">
      <w:start w:val="1"/>
      <w:numFmt w:val="bullet"/>
      <w:lvlText w:val=""/>
      <w:lvlJc w:val="left"/>
      <w:pPr>
        <w:ind w:left="5040" w:hanging="360"/>
      </w:pPr>
      <w:rPr>
        <w:rFonts w:ascii="Symbol" w:hAnsi="Symbol" w:hint="default"/>
      </w:rPr>
    </w:lvl>
    <w:lvl w:ilvl="7" w:tplc="81309A86">
      <w:start w:val="1"/>
      <w:numFmt w:val="bullet"/>
      <w:lvlText w:val="o"/>
      <w:lvlJc w:val="left"/>
      <w:pPr>
        <w:ind w:left="5760" w:hanging="360"/>
      </w:pPr>
      <w:rPr>
        <w:rFonts w:ascii="Courier New" w:hAnsi="Courier New" w:hint="default"/>
      </w:rPr>
    </w:lvl>
    <w:lvl w:ilvl="8" w:tplc="A420EAC4">
      <w:start w:val="1"/>
      <w:numFmt w:val="bullet"/>
      <w:lvlText w:val=""/>
      <w:lvlJc w:val="left"/>
      <w:pPr>
        <w:ind w:left="6480" w:hanging="360"/>
      </w:pPr>
      <w:rPr>
        <w:rFonts w:ascii="Wingdings" w:hAnsi="Wingdings" w:hint="default"/>
      </w:rPr>
    </w:lvl>
  </w:abstractNum>
  <w:abstractNum w:abstractNumId="31" w15:restartNumberingAfterBreak="0">
    <w:nsid w:val="4F431410"/>
    <w:multiLevelType w:val="hybridMultilevel"/>
    <w:tmpl w:val="C6A8D29A"/>
    <w:lvl w:ilvl="0" w:tplc="E3AA7D58">
      <w:start w:val="1"/>
      <w:numFmt w:val="decimal"/>
      <w:lvlText w:val="%1."/>
      <w:lvlJc w:val="left"/>
      <w:pPr>
        <w:ind w:left="1060" w:hanging="360"/>
        <w:jc w:val="right"/>
      </w:pPr>
      <w:rPr>
        <w:rFonts w:ascii="Calibri" w:eastAsia="Calibri" w:hAnsi="Calibri" w:hint="default"/>
        <w:w w:val="100"/>
        <w:sz w:val="16"/>
        <w:szCs w:val="16"/>
      </w:rPr>
    </w:lvl>
    <w:lvl w:ilvl="1" w:tplc="29228574">
      <w:start w:val="1"/>
      <w:numFmt w:val="decimal"/>
      <w:lvlText w:val="%2."/>
      <w:lvlJc w:val="left"/>
      <w:pPr>
        <w:ind w:left="1060" w:hanging="361"/>
      </w:pPr>
      <w:rPr>
        <w:rFonts w:ascii="Calibri" w:eastAsia="Calibri" w:hAnsi="Calibri" w:hint="default"/>
        <w:b/>
        <w:bCs/>
        <w:w w:val="100"/>
        <w:sz w:val="16"/>
        <w:szCs w:val="16"/>
      </w:rPr>
    </w:lvl>
    <w:lvl w:ilvl="2" w:tplc="48B0FAF0">
      <w:start w:val="1"/>
      <w:numFmt w:val="bullet"/>
      <w:lvlText w:val="□"/>
      <w:lvlJc w:val="left"/>
      <w:pPr>
        <w:ind w:left="1274" w:hanging="214"/>
      </w:pPr>
      <w:rPr>
        <w:rFonts w:ascii="MS Gothic" w:eastAsia="MS Gothic" w:hAnsi="MS Gothic" w:hint="default"/>
        <w:w w:val="100"/>
        <w:sz w:val="16"/>
        <w:szCs w:val="16"/>
      </w:rPr>
    </w:lvl>
    <w:lvl w:ilvl="3" w:tplc="5FCEB92A">
      <w:start w:val="1"/>
      <w:numFmt w:val="bullet"/>
      <w:lvlText w:val="•"/>
      <w:lvlJc w:val="left"/>
      <w:pPr>
        <w:ind w:left="3641" w:hanging="214"/>
      </w:pPr>
      <w:rPr>
        <w:rFonts w:hint="default"/>
      </w:rPr>
    </w:lvl>
    <w:lvl w:ilvl="4" w:tplc="10143A08">
      <w:start w:val="1"/>
      <w:numFmt w:val="bullet"/>
      <w:lvlText w:val="•"/>
      <w:lvlJc w:val="left"/>
      <w:pPr>
        <w:ind w:left="4822" w:hanging="214"/>
      </w:pPr>
      <w:rPr>
        <w:rFonts w:hint="default"/>
      </w:rPr>
    </w:lvl>
    <w:lvl w:ilvl="5" w:tplc="9F482BC6">
      <w:start w:val="1"/>
      <w:numFmt w:val="bullet"/>
      <w:lvlText w:val="•"/>
      <w:lvlJc w:val="left"/>
      <w:pPr>
        <w:ind w:left="6002" w:hanging="214"/>
      </w:pPr>
      <w:rPr>
        <w:rFonts w:hint="default"/>
      </w:rPr>
    </w:lvl>
    <w:lvl w:ilvl="6" w:tplc="AE522754">
      <w:start w:val="1"/>
      <w:numFmt w:val="bullet"/>
      <w:lvlText w:val="•"/>
      <w:lvlJc w:val="left"/>
      <w:pPr>
        <w:ind w:left="7183" w:hanging="214"/>
      </w:pPr>
      <w:rPr>
        <w:rFonts w:hint="default"/>
      </w:rPr>
    </w:lvl>
    <w:lvl w:ilvl="7" w:tplc="11CAD45E">
      <w:start w:val="1"/>
      <w:numFmt w:val="bullet"/>
      <w:lvlText w:val="•"/>
      <w:lvlJc w:val="left"/>
      <w:pPr>
        <w:ind w:left="8364" w:hanging="214"/>
      </w:pPr>
      <w:rPr>
        <w:rFonts w:hint="default"/>
      </w:rPr>
    </w:lvl>
    <w:lvl w:ilvl="8" w:tplc="A9B89BFC">
      <w:start w:val="1"/>
      <w:numFmt w:val="bullet"/>
      <w:lvlText w:val="•"/>
      <w:lvlJc w:val="left"/>
      <w:pPr>
        <w:ind w:left="9544" w:hanging="214"/>
      </w:pPr>
      <w:rPr>
        <w:rFonts w:hint="default"/>
      </w:rPr>
    </w:lvl>
  </w:abstractNum>
  <w:abstractNum w:abstractNumId="32" w15:restartNumberingAfterBreak="0">
    <w:nsid w:val="4FB527AF"/>
    <w:multiLevelType w:val="multilevel"/>
    <w:tmpl w:val="684CA820"/>
    <w:lvl w:ilvl="0">
      <w:start w:val="1"/>
      <w:numFmt w:val="upperLetter"/>
      <w:lvlText w:val="(%1)"/>
      <w:lvlJc w:val="left"/>
      <w:pPr>
        <w:tabs>
          <w:tab w:val="num" w:pos="432"/>
        </w:tabs>
      </w:pPr>
      <w:rPr>
        <w:rFonts w:ascii="Calibri" w:eastAsia="MS Mincho" w:hAnsi="Calibri" w:cs="Times New Roman"/>
        <w:b/>
        <w:sz w:val="20"/>
        <w:szCs w:val="20"/>
      </w:rPr>
    </w:lvl>
    <w:lvl w:ilvl="1">
      <w:start w:val="1"/>
      <w:numFmt w:val="decimal"/>
      <w:lvlText w:val="%1.%2"/>
      <w:lvlJc w:val="left"/>
      <w:pPr>
        <w:tabs>
          <w:tab w:val="num" w:pos="720"/>
        </w:tabs>
        <w:ind w:firstLine="504"/>
      </w:pPr>
      <w:rPr>
        <w:rFonts w:cs="Times New Roman" w:hint="default"/>
        <w:b w:val="0"/>
        <w:i w:val="0"/>
        <w:sz w:val="20"/>
      </w:rPr>
    </w:lvl>
    <w:lvl w:ilvl="2">
      <w:start w:val="1"/>
      <w:numFmt w:val="upperLetter"/>
      <w:lvlText w:val="(%3)"/>
      <w:lvlJc w:val="left"/>
      <w:pPr>
        <w:tabs>
          <w:tab w:val="num" w:pos="1440"/>
        </w:tabs>
        <w:ind w:firstLine="720"/>
      </w:pPr>
      <w:rPr>
        <w:rFonts w:ascii="Calibri" w:eastAsia="MS Mincho" w:hAnsi="Calibri" w:cs="Times New Roman"/>
        <w:b w:val="0"/>
        <w:bCs w:val="0"/>
        <w:sz w:val="20"/>
      </w:rPr>
    </w:lvl>
    <w:lvl w:ilvl="3">
      <w:start w:val="1"/>
      <w:numFmt w:val="lowerRoman"/>
      <w:lvlText w:val="(%4)"/>
      <w:lvlJc w:val="left"/>
      <w:pPr>
        <w:tabs>
          <w:tab w:val="num" w:pos="1800"/>
        </w:tabs>
        <w:ind w:left="1944" w:hanging="864"/>
      </w:pPr>
      <w:rPr>
        <w:rFonts w:cs="Times New Roman" w:hint="default"/>
        <w:sz w:val="20"/>
      </w:rPr>
    </w:lvl>
    <w:lvl w:ilvl="4">
      <w:start w:val="1"/>
      <w:numFmt w:val="decimal"/>
      <w:lvlText w:val="%1.%2.%3.%4.%5."/>
      <w:lvlJc w:val="left"/>
      <w:pPr>
        <w:tabs>
          <w:tab w:val="num" w:pos="2520"/>
        </w:tabs>
        <w:ind w:left="2232" w:hanging="792"/>
      </w:pPr>
      <w:rPr>
        <w:rFonts w:cs="Times New Roman" w:hint="default"/>
        <w:sz w:val="20"/>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3" w15:restartNumberingAfterBreak="0">
    <w:nsid w:val="50186F87"/>
    <w:multiLevelType w:val="multilevel"/>
    <w:tmpl w:val="930CAE0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ascii="Calibri" w:eastAsia="Times New Roman" w:hAnsi="Calibri" w:cs="Times New Roman"/>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4A217C0"/>
    <w:multiLevelType w:val="hybridMultilevel"/>
    <w:tmpl w:val="082CE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8D2F77"/>
    <w:multiLevelType w:val="multilevel"/>
    <w:tmpl w:val="2416E9B2"/>
    <w:lvl w:ilvl="0">
      <w:start w:val="1"/>
      <w:numFmt w:val="decimal"/>
      <w:lvlText w:val="%1."/>
      <w:lvlJc w:val="left"/>
      <w:pPr>
        <w:tabs>
          <w:tab w:val="num" w:pos="432"/>
        </w:tabs>
      </w:pPr>
      <w:rPr>
        <w:rFonts w:cs="Times New Roman" w:hint="default"/>
        <w:b/>
        <w:sz w:val="20"/>
        <w:szCs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bCs w:val="0"/>
        <w:sz w:val="20"/>
      </w:rPr>
    </w:lvl>
    <w:lvl w:ilvl="3">
      <w:start w:val="1"/>
      <w:numFmt w:val="lowerRoman"/>
      <w:lvlText w:val="(%4)"/>
      <w:lvlJc w:val="left"/>
      <w:pPr>
        <w:tabs>
          <w:tab w:val="num" w:pos="1800"/>
        </w:tabs>
        <w:ind w:left="1944" w:hanging="864"/>
      </w:pPr>
      <w:rPr>
        <w:rFonts w:cs="Times New Roman" w:hint="default"/>
        <w:sz w:val="20"/>
      </w:rPr>
    </w:lvl>
    <w:lvl w:ilvl="4">
      <w:start w:val="1"/>
      <w:numFmt w:val="decimal"/>
      <w:lvlText w:val="%1.%2.%3.%4.%5."/>
      <w:lvlJc w:val="left"/>
      <w:pPr>
        <w:tabs>
          <w:tab w:val="num" w:pos="2520"/>
        </w:tabs>
        <w:ind w:left="2232" w:hanging="792"/>
      </w:pPr>
      <w:rPr>
        <w:rFonts w:cs="Times New Roman" w:hint="default"/>
        <w:sz w:val="20"/>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6" w15:restartNumberingAfterBreak="0">
    <w:nsid w:val="56BB0729"/>
    <w:multiLevelType w:val="multilevel"/>
    <w:tmpl w:val="AA4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FE20B3"/>
    <w:multiLevelType w:val="hybridMultilevel"/>
    <w:tmpl w:val="082CE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A07E92"/>
    <w:multiLevelType w:val="multilevel"/>
    <w:tmpl w:val="066229B2"/>
    <w:lvl w:ilvl="0">
      <w:start w:val="1"/>
      <w:numFmt w:val="decimal"/>
      <w:lvlText w:val="%1."/>
      <w:lvlJc w:val="left"/>
      <w:pPr>
        <w:tabs>
          <w:tab w:val="num" w:pos="432"/>
        </w:tabs>
      </w:pPr>
      <w:rPr>
        <w:rFonts w:cs="Times New Roman" w:hint="default"/>
        <w:b/>
        <w:sz w:val="20"/>
        <w:szCs w:val="20"/>
      </w:rPr>
    </w:lvl>
    <w:lvl w:ilvl="1">
      <w:start w:val="1"/>
      <w:numFmt w:val="decimal"/>
      <w:lvlText w:val="%1.%2"/>
      <w:lvlJc w:val="left"/>
      <w:pPr>
        <w:tabs>
          <w:tab w:val="num" w:pos="720"/>
        </w:tabs>
        <w:ind w:firstLine="504"/>
      </w:pPr>
      <w:rPr>
        <w:rFonts w:cs="Times New Roman" w:hint="default"/>
        <w:b w:val="0"/>
        <w:i w:val="0"/>
      </w:rPr>
    </w:lvl>
    <w:lvl w:ilvl="2">
      <w:start w:val="1"/>
      <w:numFmt w:val="lowerLetter"/>
      <w:lvlText w:val="(%3)"/>
      <w:lvlJc w:val="left"/>
      <w:pPr>
        <w:tabs>
          <w:tab w:val="num" w:pos="1440"/>
        </w:tabs>
        <w:ind w:firstLine="720"/>
      </w:pPr>
      <w:rPr>
        <w:rFonts w:cs="Times New Roman" w:hint="default"/>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9" w15:restartNumberingAfterBreak="0">
    <w:nsid w:val="5F21391B"/>
    <w:multiLevelType w:val="multilevel"/>
    <w:tmpl w:val="284C665A"/>
    <w:numStyleLink w:val="AdobeLegal-Main"/>
  </w:abstractNum>
  <w:abstractNum w:abstractNumId="40" w15:restartNumberingAfterBreak="0">
    <w:nsid w:val="5F9F3174"/>
    <w:multiLevelType w:val="hybridMultilevel"/>
    <w:tmpl w:val="2A92A168"/>
    <w:lvl w:ilvl="0" w:tplc="63B6B56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5FF04133"/>
    <w:multiLevelType w:val="hybridMultilevel"/>
    <w:tmpl w:val="9F703BB6"/>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67A1A2F"/>
    <w:multiLevelType w:val="hybridMultilevel"/>
    <w:tmpl w:val="5E7C50F0"/>
    <w:lvl w:ilvl="0" w:tplc="9712041E">
      <w:start w:val="1"/>
      <w:numFmt w:val="bullet"/>
      <w:lvlText w:val="•"/>
      <w:lvlJc w:val="left"/>
      <w:pPr>
        <w:ind w:left="420" w:hanging="420"/>
      </w:pPr>
      <w:rPr>
        <w:rFonts w:ascii="Times New Roman" w:hAnsi="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3" w15:restartNumberingAfterBreak="0">
    <w:nsid w:val="67642F53"/>
    <w:multiLevelType w:val="hybridMultilevel"/>
    <w:tmpl w:val="97B69ADC"/>
    <w:lvl w:ilvl="0" w:tplc="77022670">
      <w:start w:val="1"/>
      <w:numFmt w:val="bullet"/>
      <w:lvlText w:val="•"/>
      <w:lvlJc w:val="left"/>
      <w:pPr>
        <w:tabs>
          <w:tab w:val="num" w:pos="720"/>
        </w:tabs>
        <w:ind w:left="720" w:hanging="360"/>
      </w:pPr>
      <w:rPr>
        <w:rFonts w:ascii="Arial" w:hAnsi="Arial" w:hint="default"/>
      </w:rPr>
    </w:lvl>
    <w:lvl w:ilvl="1" w:tplc="F544EE0C">
      <w:numFmt w:val="bullet"/>
      <w:lvlText w:val="•"/>
      <w:lvlJc w:val="left"/>
      <w:pPr>
        <w:tabs>
          <w:tab w:val="num" w:pos="1440"/>
        </w:tabs>
        <w:ind w:left="1440" w:hanging="360"/>
      </w:pPr>
      <w:rPr>
        <w:rFonts w:ascii="Arial" w:hAnsi="Arial" w:hint="default"/>
      </w:rPr>
    </w:lvl>
    <w:lvl w:ilvl="2" w:tplc="E88E20E0" w:tentative="1">
      <w:start w:val="1"/>
      <w:numFmt w:val="bullet"/>
      <w:lvlText w:val="•"/>
      <w:lvlJc w:val="left"/>
      <w:pPr>
        <w:tabs>
          <w:tab w:val="num" w:pos="2160"/>
        </w:tabs>
        <w:ind w:left="2160" w:hanging="360"/>
      </w:pPr>
      <w:rPr>
        <w:rFonts w:ascii="Arial" w:hAnsi="Arial" w:hint="default"/>
      </w:rPr>
    </w:lvl>
    <w:lvl w:ilvl="3" w:tplc="B2BA3AA4" w:tentative="1">
      <w:start w:val="1"/>
      <w:numFmt w:val="bullet"/>
      <w:lvlText w:val="•"/>
      <w:lvlJc w:val="left"/>
      <w:pPr>
        <w:tabs>
          <w:tab w:val="num" w:pos="2880"/>
        </w:tabs>
        <w:ind w:left="2880" w:hanging="360"/>
      </w:pPr>
      <w:rPr>
        <w:rFonts w:ascii="Arial" w:hAnsi="Arial" w:hint="default"/>
      </w:rPr>
    </w:lvl>
    <w:lvl w:ilvl="4" w:tplc="2CFABB8A" w:tentative="1">
      <w:start w:val="1"/>
      <w:numFmt w:val="bullet"/>
      <w:lvlText w:val="•"/>
      <w:lvlJc w:val="left"/>
      <w:pPr>
        <w:tabs>
          <w:tab w:val="num" w:pos="3600"/>
        </w:tabs>
        <w:ind w:left="3600" w:hanging="360"/>
      </w:pPr>
      <w:rPr>
        <w:rFonts w:ascii="Arial" w:hAnsi="Arial" w:hint="default"/>
      </w:rPr>
    </w:lvl>
    <w:lvl w:ilvl="5" w:tplc="321CD028" w:tentative="1">
      <w:start w:val="1"/>
      <w:numFmt w:val="bullet"/>
      <w:lvlText w:val="•"/>
      <w:lvlJc w:val="left"/>
      <w:pPr>
        <w:tabs>
          <w:tab w:val="num" w:pos="4320"/>
        </w:tabs>
        <w:ind w:left="4320" w:hanging="360"/>
      </w:pPr>
      <w:rPr>
        <w:rFonts w:ascii="Arial" w:hAnsi="Arial" w:hint="default"/>
      </w:rPr>
    </w:lvl>
    <w:lvl w:ilvl="6" w:tplc="23446A86" w:tentative="1">
      <w:start w:val="1"/>
      <w:numFmt w:val="bullet"/>
      <w:lvlText w:val="•"/>
      <w:lvlJc w:val="left"/>
      <w:pPr>
        <w:tabs>
          <w:tab w:val="num" w:pos="5040"/>
        </w:tabs>
        <w:ind w:left="5040" w:hanging="360"/>
      </w:pPr>
      <w:rPr>
        <w:rFonts w:ascii="Arial" w:hAnsi="Arial" w:hint="default"/>
      </w:rPr>
    </w:lvl>
    <w:lvl w:ilvl="7" w:tplc="2572CD56" w:tentative="1">
      <w:start w:val="1"/>
      <w:numFmt w:val="bullet"/>
      <w:lvlText w:val="•"/>
      <w:lvlJc w:val="left"/>
      <w:pPr>
        <w:tabs>
          <w:tab w:val="num" w:pos="5760"/>
        </w:tabs>
        <w:ind w:left="5760" w:hanging="360"/>
      </w:pPr>
      <w:rPr>
        <w:rFonts w:ascii="Arial" w:hAnsi="Arial" w:hint="default"/>
      </w:rPr>
    </w:lvl>
    <w:lvl w:ilvl="8" w:tplc="D86C579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88914B3"/>
    <w:multiLevelType w:val="hybridMultilevel"/>
    <w:tmpl w:val="082CE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F926F6"/>
    <w:multiLevelType w:val="hybridMultilevel"/>
    <w:tmpl w:val="A4DAC2A8"/>
    <w:lvl w:ilvl="0" w:tplc="45AAFE54">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501CC8"/>
    <w:multiLevelType w:val="multilevel"/>
    <w:tmpl w:val="B5D424EC"/>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7" w15:restartNumberingAfterBreak="0">
    <w:nsid w:val="6C2D37D7"/>
    <w:multiLevelType w:val="hybridMultilevel"/>
    <w:tmpl w:val="E432F34E"/>
    <w:lvl w:ilvl="0" w:tplc="92DA3F50">
      <w:start w:val="1"/>
      <w:numFmt w:val="bullet"/>
      <w:lvlText w:val="•"/>
      <w:lvlJc w:val="left"/>
      <w:pPr>
        <w:tabs>
          <w:tab w:val="num" w:pos="720"/>
        </w:tabs>
        <w:ind w:left="720" w:hanging="360"/>
      </w:pPr>
      <w:rPr>
        <w:rFonts w:ascii="Arial" w:hAnsi="Arial" w:hint="default"/>
      </w:rPr>
    </w:lvl>
    <w:lvl w:ilvl="1" w:tplc="68DA14A0" w:tentative="1">
      <w:start w:val="1"/>
      <w:numFmt w:val="bullet"/>
      <w:lvlText w:val="•"/>
      <w:lvlJc w:val="left"/>
      <w:pPr>
        <w:tabs>
          <w:tab w:val="num" w:pos="1440"/>
        </w:tabs>
        <w:ind w:left="1440" w:hanging="360"/>
      </w:pPr>
      <w:rPr>
        <w:rFonts w:ascii="Arial" w:hAnsi="Arial" w:hint="default"/>
      </w:rPr>
    </w:lvl>
    <w:lvl w:ilvl="2" w:tplc="B86C921C" w:tentative="1">
      <w:start w:val="1"/>
      <w:numFmt w:val="bullet"/>
      <w:lvlText w:val="•"/>
      <w:lvlJc w:val="left"/>
      <w:pPr>
        <w:tabs>
          <w:tab w:val="num" w:pos="2160"/>
        </w:tabs>
        <w:ind w:left="2160" w:hanging="360"/>
      </w:pPr>
      <w:rPr>
        <w:rFonts w:ascii="Arial" w:hAnsi="Arial" w:hint="default"/>
      </w:rPr>
    </w:lvl>
    <w:lvl w:ilvl="3" w:tplc="B4D6EC4C" w:tentative="1">
      <w:start w:val="1"/>
      <w:numFmt w:val="bullet"/>
      <w:lvlText w:val="•"/>
      <w:lvlJc w:val="left"/>
      <w:pPr>
        <w:tabs>
          <w:tab w:val="num" w:pos="2880"/>
        </w:tabs>
        <w:ind w:left="2880" w:hanging="360"/>
      </w:pPr>
      <w:rPr>
        <w:rFonts w:ascii="Arial" w:hAnsi="Arial" w:hint="default"/>
      </w:rPr>
    </w:lvl>
    <w:lvl w:ilvl="4" w:tplc="E064F4C2" w:tentative="1">
      <w:start w:val="1"/>
      <w:numFmt w:val="bullet"/>
      <w:lvlText w:val="•"/>
      <w:lvlJc w:val="left"/>
      <w:pPr>
        <w:tabs>
          <w:tab w:val="num" w:pos="3600"/>
        </w:tabs>
        <w:ind w:left="3600" w:hanging="360"/>
      </w:pPr>
      <w:rPr>
        <w:rFonts w:ascii="Arial" w:hAnsi="Arial" w:hint="default"/>
      </w:rPr>
    </w:lvl>
    <w:lvl w:ilvl="5" w:tplc="4380D122" w:tentative="1">
      <w:start w:val="1"/>
      <w:numFmt w:val="bullet"/>
      <w:lvlText w:val="•"/>
      <w:lvlJc w:val="left"/>
      <w:pPr>
        <w:tabs>
          <w:tab w:val="num" w:pos="4320"/>
        </w:tabs>
        <w:ind w:left="4320" w:hanging="360"/>
      </w:pPr>
      <w:rPr>
        <w:rFonts w:ascii="Arial" w:hAnsi="Arial" w:hint="default"/>
      </w:rPr>
    </w:lvl>
    <w:lvl w:ilvl="6" w:tplc="97E2242C" w:tentative="1">
      <w:start w:val="1"/>
      <w:numFmt w:val="bullet"/>
      <w:lvlText w:val="•"/>
      <w:lvlJc w:val="left"/>
      <w:pPr>
        <w:tabs>
          <w:tab w:val="num" w:pos="5040"/>
        </w:tabs>
        <w:ind w:left="5040" w:hanging="360"/>
      </w:pPr>
      <w:rPr>
        <w:rFonts w:ascii="Arial" w:hAnsi="Arial" w:hint="default"/>
      </w:rPr>
    </w:lvl>
    <w:lvl w:ilvl="7" w:tplc="1F207D9C" w:tentative="1">
      <w:start w:val="1"/>
      <w:numFmt w:val="bullet"/>
      <w:lvlText w:val="•"/>
      <w:lvlJc w:val="left"/>
      <w:pPr>
        <w:tabs>
          <w:tab w:val="num" w:pos="5760"/>
        </w:tabs>
        <w:ind w:left="5760" w:hanging="360"/>
      </w:pPr>
      <w:rPr>
        <w:rFonts w:ascii="Arial" w:hAnsi="Arial" w:hint="default"/>
      </w:rPr>
    </w:lvl>
    <w:lvl w:ilvl="8" w:tplc="26A8458E"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D5D59E9"/>
    <w:multiLevelType w:val="hybridMultilevel"/>
    <w:tmpl w:val="082CE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9B0412"/>
    <w:multiLevelType w:val="multilevel"/>
    <w:tmpl w:val="F99C668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15:restartNumberingAfterBreak="0">
    <w:nsid w:val="6F740B89"/>
    <w:multiLevelType w:val="multilevel"/>
    <w:tmpl w:val="92F4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275E0A"/>
    <w:multiLevelType w:val="hybridMultilevel"/>
    <w:tmpl w:val="D15405F6"/>
    <w:lvl w:ilvl="0" w:tplc="45AAFE54">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C63B9B"/>
    <w:multiLevelType w:val="hybridMultilevel"/>
    <w:tmpl w:val="6CDA4706"/>
    <w:lvl w:ilvl="0" w:tplc="FFFFFFFF">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B039C7"/>
    <w:multiLevelType w:val="multilevel"/>
    <w:tmpl w:val="940283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4" w15:restartNumberingAfterBreak="0">
    <w:nsid w:val="7DEB75DE"/>
    <w:multiLevelType w:val="hybridMultilevel"/>
    <w:tmpl w:val="10503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386975">
    <w:abstractNumId w:val="35"/>
  </w:num>
  <w:num w:numId="2" w16cid:durableId="7148175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8229388">
    <w:abstractNumId w:val="53"/>
  </w:num>
  <w:num w:numId="4" w16cid:durableId="1735081780">
    <w:abstractNumId w:val="6"/>
  </w:num>
  <w:num w:numId="5" w16cid:durableId="50810258">
    <w:abstractNumId w:val="17"/>
  </w:num>
  <w:num w:numId="6" w16cid:durableId="1386101465">
    <w:abstractNumId w:val="0"/>
  </w:num>
  <w:num w:numId="7" w16cid:durableId="1223172897">
    <w:abstractNumId w:val="27"/>
  </w:num>
  <w:num w:numId="8" w16cid:durableId="617109528">
    <w:abstractNumId w:val="3"/>
  </w:num>
  <w:num w:numId="9" w16cid:durableId="448166082">
    <w:abstractNumId w:val="1"/>
  </w:num>
  <w:num w:numId="10" w16cid:durableId="1965884159">
    <w:abstractNumId w:val="5"/>
  </w:num>
  <w:num w:numId="11" w16cid:durableId="1479103206">
    <w:abstractNumId w:val="15"/>
  </w:num>
  <w:num w:numId="12" w16cid:durableId="584534647">
    <w:abstractNumId w:val="20"/>
  </w:num>
  <w:num w:numId="13" w16cid:durableId="558563404">
    <w:abstractNumId w:val="30"/>
  </w:num>
  <w:num w:numId="14" w16cid:durableId="273098378">
    <w:abstractNumId w:val="25"/>
  </w:num>
  <w:num w:numId="15" w16cid:durableId="356350577">
    <w:abstractNumId w:val="21"/>
  </w:num>
  <w:num w:numId="16" w16cid:durableId="2098479728">
    <w:abstractNumId w:val="19"/>
  </w:num>
  <w:num w:numId="17" w16cid:durableId="1120101306">
    <w:abstractNumId w:val="51"/>
  </w:num>
  <w:num w:numId="18" w16cid:durableId="979383361">
    <w:abstractNumId w:val="52"/>
  </w:num>
  <w:num w:numId="19" w16cid:durableId="2118058403">
    <w:abstractNumId w:val="41"/>
  </w:num>
  <w:num w:numId="20" w16cid:durableId="643779560">
    <w:abstractNumId w:val="45"/>
  </w:num>
  <w:num w:numId="21" w16cid:durableId="1738478533">
    <w:abstractNumId w:val="42"/>
  </w:num>
  <w:num w:numId="22" w16cid:durableId="1812014205">
    <w:abstractNumId w:val="31"/>
  </w:num>
  <w:num w:numId="23" w16cid:durableId="1763606350">
    <w:abstractNumId w:val="9"/>
  </w:num>
  <w:num w:numId="24" w16cid:durableId="587541260">
    <w:abstractNumId w:val="39"/>
    <w:lvlOverride w:ilvl="0">
      <w:lvl w:ilvl="0">
        <w:start w:val="1"/>
        <w:numFmt w:val="decimal"/>
        <w:lvlText w:val="%1."/>
        <w:lvlJc w:val="left"/>
        <w:pPr>
          <w:tabs>
            <w:tab w:val="num" w:pos="360"/>
          </w:tabs>
          <w:ind w:left="360" w:hanging="360"/>
        </w:pPr>
        <w:rPr>
          <w:rFonts w:ascii="Calibri" w:hAnsi="Calibri" w:hint="default"/>
          <w:b w:val="0"/>
          <w:sz w:val="20"/>
        </w:rPr>
      </w:lvl>
    </w:lvlOverride>
  </w:num>
  <w:num w:numId="25" w16cid:durableId="335157961">
    <w:abstractNumId w:val="12"/>
    <w:lvlOverride w:ilvl="0">
      <w:lvl w:ilvl="0">
        <w:start w:val="1"/>
        <w:numFmt w:val="decimal"/>
        <w:lvlText w:val="%1."/>
        <w:lvlJc w:val="left"/>
        <w:pPr>
          <w:tabs>
            <w:tab w:val="num" w:pos="360"/>
          </w:tabs>
          <w:ind w:left="360" w:hanging="360"/>
        </w:pPr>
        <w:rPr>
          <w:rFonts w:ascii="Calibri" w:hAnsi="Calibri" w:hint="default"/>
          <w:b w:val="0"/>
          <w:color w:val="FFFFFF" w:themeColor="background1"/>
          <w:sz w:val="20"/>
        </w:rPr>
      </w:lvl>
    </w:lvlOverride>
    <w:lvlOverride w:ilvl="1">
      <w:lvl w:ilvl="1">
        <w:start w:val="1"/>
        <w:numFmt w:val="decimal"/>
        <w:lvlText w:val="%1.%2"/>
        <w:lvlJc w:val="left"/>
        <w:pPr>
          <w:tabs>
            <w:tab w:val="num" w:pos="1080"/>
          </w:tabs>
          <w:ind w:left="1080" w:hanging="720"/>
        </w:pPr>
        <w:rPr>
          <w:rFonts w:ascii="Calibri" w:hAnsi="Calibri" w:hint="default"/>
          <w:b w:val="0"/>
          <w:sz w:val="20"/>
        </w:rPr>
      </w:lvl>
    </w:lvlOverride>
    <w:lvlOverride w:ilvl="2">
      <w:lvl w:ilvl="2">
        <w:start w:val="1"/>
        <w:numFmt w:val="upperLetter"/>
        <w:lvlText w:val="(%3)"/>
        <w:lvlJc w:val="left"/>
        <w:pPr>
          <w:tabs>
            <w:tab w:val="num" w:pos="1350"/>
          </w:tabs>
          <w:ind w:left="1350" w:hanging="360"/>
        </w:pPr>
        <w:rPr>
          <w:rFonts w:ascii="Calibri" w:hAnsi="Calibri" w:hint="default"/>
          <w:b w:val="0"/>
          <w:sz w:val="20"/>
        </w:rPr>
      </w:lvl>
    </w:lvlOverride>
  </w:num>
  <w:num w:numId="26" w16cid:durableId="138155994">
    <w:abstractNumId w:val="26"/>
  </w:num>
  <w:num w:numId="27" w16cid:durableId="1769151687">
    <w:abstractNumId w:val="10"/>
  </w:num>
  <w:num w:numId="28" w16cid:durableId="581447509">
    <w:abstractNumId w:val="24"/>
  </w:num>
  <w:num w:numId="29" w16cid:durableId="868377749">
    <w:abstractNumId w:val="28"/>
  </w:num>
  <w:num w:numId="30" w16cid:durableId="2136176549">
    <w:abstractNumId w:val="36"/>
  </w:num>
  <w:num w:numId="31" w16cid:durableId="40137441">
    <w:abstractNumId w:val="50"/>
  </w:num>
  <w:num w:numId="32" w16cid:durableId="1394507310">
    <w:abstractNumId w:val="7"/>
  </w:num>
  <w:num w:numId="33" w16cid:durableId="677391012">
    <w:abstractNumId w:val="18"/>
  </w:num>
  <w:num w:numId="34" w16cid:durableId="1803839967">
    <w:abstractNumId w:val="11"/>
  </w:num>
  <w:num w:numId="35" w16cid:durableId="538319460">
    <w:abstractNumId w:val="22"/>
  </w:num>
  <w:num w:numId="36" w16cid:durableId="726615017">
    <w:abstractNumId w:val="13"/>
  </w:num>
  <w:num w:numId="37" w16cid:durableId="655452285">
    <w:abstractNumId w:val="14"/>
  </w:num>
  <w:num w:numId="38" w16cid:durableId="733284132">
    <w:abstractNumId w:val="32"/>
  </w:num>
  <w:num w:numId="39" w16cid:durableId="348802065">
    <w:abstractNumId w:val="54"/>
  </w:num>
  <w:num w:numId="40" w16cid:durableId="1815487145">
    <w:abstractNumId w:val="16"/>
  </w:num>
  <w:num w:numId="41" w16cid:durableId="270401670">
    <w:abstractNumId w:val="43"/>
  </w:num>
  <w:num w:numId="42" w16cid:durableId="2017806452">
    <w:abstractNumId w:val="46"/>
  </w:num>
  <w:num w:numId="43" w16cid:durableId="495419321">
    <w:abstractNumId w:val="40"/>
  </w:num>
  <w:num w:numId="44" w16cid:durableId="1617905492">
    <w:abstractNumId w:val="33"/>
  </w:num>
  <w:num w:numId="45" w16cid:durableId="1140810344">
    <w:abstractNumId w:val="49"/>
  </w:num>
  <w:num w:numId="46" w16cid:durableId="295524745">
    <w:abstractNumId w:val="29"/>
  </w:num>
  <w:num w:numId="47" w16cid:durableId="877858798">
    <w:abstractNumId w:val="34"/>
  </w:num>
  <w:num w:numId="48" w16cid:durableId="1478305568">
    <w:abstractNumId w:val="2"/>
  </w:num>
  <w:num w:numId="49" w16cid:durableId="944577014">
    <w:abstractNumId w:val="44"/>
  </w:num>
  <w:num w:numId="50" w16cid:durableId="736175202">
    <w:abstractNumId w:val="37"/>
  </w:num>
  <w:num w:numId="51" w16cid:durableId="19749769">
    <w:abstractNumId w:val="48"/>
  </w:num>
  <w:num w:numId="52" w16cid:durableId="1621183055">
    <w:abstractNumId w:val="47"/>
  </w:num>
  <w:num w:numId="53" w16cid:durableId="111287701">
    <w:abstractNumId w:val="8"/>
  </w:num>
  <w:num w:numId="54" w16cid:durableId="1749426244">
    <w:abstractNumId w:val="4"/>
  </w:num>
  <w:num w:numId="55" w16cid:durableId="1793478816">
    <w:abstractNumId w:val="23"/>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yathiri Kumar">
    <w15:presenceInfo w15:providerId="AD" w15:userId="S::gayathirik@adobe.com::db4e3883-5696-4504-9dbe-b5e7cb54dac9"/>
  </w15:person>
  <w15:person w15:author="Alexandra (Zousmer) Gorlick">
    <w15:presenceInfo w15:providerId="AD" w15:userId="S::zousmer@adobe.com::e1775d5e-bcbb-4834-8045-3881ffa91a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trackRevisions/>
  <w:documentProtection w:edit="trackedChanges" w:enforcement="1" w:cryptProviderType="rsaAES" w:cryptAlgorithmClass="hash" w:cryptAlgorithmType="typeAny" w:cryptAlgorithmSid="14" w:cryptSpinCount="100000" w:hash="7AuwCLRcGpbGKbDcQif27XBba8CfrMgTcBb2rdF+gEGdHiHfZsB6UnmRsF5nsibZeKkkvjGQAUO2YTZPla0pZQ==" w:salt="69zo+Fy5YUEyUjN7Rf8rEw=="/>
  <w:defaultTabStop w:val="72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D6F"/>
    <w:rsid w:val="00002875"/>
    <w:rsid w:val="0000298F"/>
    <w:rsid w:val="00004141"/>
    <w:rsid w:val="000200BD"/>
    <w:rsid w:val="00030160"/>
    <w:rsid w:val="00033CC6"/>
    <w:rsid w:val="00037A9C"/>
    <w:rsid w:val="00041CB9"/>
    <w:rsid w:val="00052A20"/>
    <w:rsid w:val="00053EE2"/>
    <w:rsid w:val="0005633E"/>
    <w:rsid w:val="000623CE"/>
    <w:rsid w:val="00073100"/>
    <w:rsid w:val="00073B7F"/>
    <w:rsid w:val="00074B20"/>
    <w:rsid w:val="000800A6"/>
    <w:rsid w:val="000856E4"/>
    <w:rsid w:val="00087879"/>
    <w:rsid w:val="000936F8"/>
    <w:rsid w:val="000C68EF"/>
    <w:rsid w:val="000C75D5"/>
    <w:rsid w:val="000D44AB"/>
    <w:rsid w:val="000D5A5A"/>
    <w:rsid w:val="000D6D74"/>
    <w:rsid w:val="000E3D6A"/>
    <w:rsid w:val="000F1401"/>
    <w:rsid w:val="000F146D"/>
    <w:rsid w:val="000F30F4"/>
    <w:rsid w:val="000F6ABE"/>
    <w:rsid w:val="000F76C4"/>
    <w:rsid w:val="00101E23"/>
    <w:rsid w:val="00102D4B"/>
    <w:rsid w:val="0011032F"/>
    <w:rsid w:val="0011650A"/>
    <w:rsid w:val="00124983"/>
    <w:rsid w:val="0012531F"/>
    <w:rsid w:val="00125D3B"/>
    <w:rsid w:val="00127758"/>
    <w:rsid w:val="001325FE"/>
    <w:rsid w:val="0013521E"/>
    <w:rsid w:val="001364AD"/>
    <w:rsid w:val="00136D37"/>
    <w:rsid w:val="00141FAC"/>
    <w:rsid w:val="00150B9C"/>
    <w:rsid w:val="00156C5C"/>
    <w:rsid w:val="00157368"/>
    <w:rsid w:val="00164AE9"/>
    <w:rsid w:val="00165414"/>
    <w:rsid w:val="001706D2"/>
    <w:rsid w:val="00172463"/>
    <w:rsid w:val="00176218"/>
    <w:rsid w:val="00182988"/>
    <w:rsid w:val="001932C9"/>
    <w:rsid w:val="001A6B48"/>
    <w:rsid w:val="001B4B67"/>
    <w:rsid w:val="001B4E23"/>
    <w:rsid w:val="001B523D"/>
    <w:rsid w:val="001B5FE6"/>
    <w:rsid w:val="001B69BA"/>
    <w:rsid w:val="001D1AEB"/>
    <w:rsid w:val="001D3D9B"/>
    <w:rsid w:val="001D60E2"/>
    <w:rsid w:val="001E0E37"/>
    <w:rsid w:val="001E2594"/>
    <w:rsid w:val="001E4B11"/>
    <w:rsid w:val="001F3DFD"/>
    <w:rsid w:val="001F7C04"/>
    <w:rsid w:val="002002B7"/>
    <w:rsid w:val="00200A93"/>
    <w:rsid w:val="0020461F"/>
    <w:rsid w:val="00205733"/>
    <w:rsid w:val="00205C96"/>
    <w:rsid w:val="00217C02"/>
    <w:rsid w:val="00221117"/>
    <w:rsid w:val="00223DD5"/>
    <w:rsid w:val="002262C7"/>
    <w:rsid w:val="00232F7E"/>
    <w:rsid w:val="00242F4B"/>
    <w:rsid w:val="002468A7"/>
    <w:rsid w:val="0024750B"/>
    <w:rsid w:val="002477CA"/>
    <w:rsid w:val="00247918"/>
    <w:rsid w:val="00247A25"/>
    <w:rsid w:val="002621CD"/>
    <w:rsid w:val="002644B1"/>
    <w:rsid w:val="002650AF"/>
    <w:rsid w:val="00265E9E"/>
    <w:rsid w:val="00270517"/>
    <w:rsid w:val="00287D2C"/>
    <w:rsid w:val="00291007"/>
    <w:rsid w:val="002963BF"/>
    <w:rsid w:val="002A0B13"/>
    <w:rsid w:val="002A222E"/>
    <w:rsid w:val="002A7569"/>
    <w:rsid w:val="002A774B"/>
    <w:rsid w:val="002B3494"/>
    <w:rsid w:val="002B62D3"/>
    <w:rsid w:val="002B631D"/>
    <w:rsid w:val="002C0DD9"/>
    <w:rsid w:val="002C4839"/>
    <w:rsid w:val="002C6DBD"/>
    <w:rsid w:val="002D0CEF"/>
    <w:rsid w:val="002D2A1C"/>
    <w:rsid w:val="002D5E45"/>
    <w:rsid w:val="002D6B8E"/>
    <w:rsid w:val="002D712F"/>
    <w:rsid w:val="002E4605"/>
    <w:rsid w:val="002E57DE"/>
    <w:rsid w:val="002E5F5F"/>
    <w:rsid w:val="002F6CDD"/>
    <w:rsid w:val="00305A4F"/>
    <w:rsid w:val="00307404"/>
    <w:rsid w:val="003146CF"/>
    <w:rsid w:val="003161E7"/>
    <w:rsid w:val="00324D06"/>
    <w:rsid w:val="00327B9D"/>
    <w:rsid w:val="003324C6"/>
    <w:rsid w:val="00332B6F"/>
    <w:rsid w:val="0033311B"/>
    <w:rsid w:val="00334AC6"/>
    <w:rsid w:val="00337173"/>
    <w:rsid w:val="003425BC"/>
    <w:rsid w:val="00344F72"/>
    <w:rsid w:val="00350C8D"/>
    <w:rsid w:val="003519C4"/>
    <w:rsid w:val="003541C7"/>
    <w:rsid w:val="003562C8"/>
    <w:rsid w:val="00367F47"/>
    <w:rsid w:val="00374D2C"/>
    <w:rsid w:val="00380738"/>
    <w:rsid w:val="00380983"/>
    <w:rsid w:val="00380BA8"/>
    <w:rsid w:val="0038502C"/>
    <w:rsid w:val="00385CA1"/>
    <w:rsid w:val="00391A99"/>
    <w:rsid w:val="0039462B"/>
    <w:rsid w:val="00394DDF"/>
    <w:rsid w:val="003A042A"/>
    <w:rsid w:val="003A3C58"/>
    <w:rsid w:val="003A5878"/>
    <w:rsid w:val="003A7738"/>
    <w:rsid w:val="003A7A12"/>
    <w:rsid w:val="003B08BF"/>
    <w:rsid w:val="003C1936"/>
    <w:rsid w:val="003C4C7E"/>
    <w:rsid w:val="003C5952"/>
    <w:rsid w:val="003D0398"/>
    <w:rsid w:val="003D6D71"/>
    <w:rsid w:val="003D7279"/>
    <w:rsid w:val="003E113C"/>
    <w:rsid w:val="003E28C9"/>
    <w:rsid w:val="003E421C"/>
    <w:rsid w:val="003E4CE0"/>
    <w:rsid w:val="00401B67"/>
    <w:rsid w:val="00403C12"/>
    <w:rsid w:val="00405FD7"/>
    <w:rsid w:val="00406C28"/>
    <w:rsid w:val="004135D3"/>
    <w:rsid w:val="00414583"/>
    <w:rsid w:val="00415519"/>
    <w:rsid w:val="004209C2"/>
    <w:rsid w:val="00420DD9"/>
    <w:rsid w:val="00423BDE"/>
    <w:rsid w:val="004260D9"/>
    <w:rsid w:val="004266B8"/>
    <w:rsid w:val="00426D8D"/>
    <w:rsid w:val="004310D9"/>
    <w:rsid w:val="0043150C"/>
    <w:rsid w:val="004328CB"/>
    <w:rsid w:val="00433578"/>
    <w:rsid w:val="00436A66"/>
    <w:rsid w:val="004377AF"/>
    <w:rsid w:val="00440812"/>
    <w:rsid w:val="00460210"/>
    <w:rsid w:val="00460911"/>
    <w:rsid w:val="00461B95"/>
    <w:rsid w:val="004667DC"/>
    <w:rsid w:val="0046773F"/>
    <w:rsid w:val="0047100C"/>
    <w:rsid w:val="00471E01"/>
    <w:rsid w:val="00472156"/>
    <w:rsid w:val="00472281"/>
    <w:rsid w:val="00474C5B"/>
    <w:rsid w:val="004764CB"/>
    <w:rsid w:val="004773E1"/>
    <w:rsid w:val="004810E9"/>
    <w:rsid w:val="00483110"/>
    <w:rsid w:val="00485F53"/>
    <w:rsid w:val="0048677D"/>
    <w:rsid w:val="00497D0E"/>
    <w:rsid w:val="004A3566"/>
    <w:rsid w:val="004A689A"/>
    <w:rsid w:val="004B0073"/>
    <w:rsid w:val="004B07E1"/>
    <w:rsid w:val="004B72CB"/>
    <w:rsid w:val="004C0695"/>
    <w:rsid w:val="004C3159"/>
    <w:rsid w:val="004C375E"/>
    <w:rsid w:val="004C3F48"/>
    <w:rsid w:val="004C65F3"/>
    <w:rsid w:val="004D0609"/>
    <w:rsid w:val="004D27AB"/>
    <w:rsid w:val="004D47D9"/>
    <w:rsid w:val="004D520C"/>
    <w:rsid w:val="004D556F"/>
    <w:rsid w:val="004E243F"/>
    <w:rsid w:val="004E2AF2"/>
    <w:rsid w:val="004F4985"/>
    <w:rsid w:val="004F7EF6"/>
    <w:rsid w:val="0050156A"/>
    <w:rsid w:val="005019BC"/>
    <w:rsid w:val="00501C0D"/>
    <w:rsid w:val="00510EC5"/>
    <w:rsid w:val="00512F26"/>
    <w:rsid w:val="00513F5B"/>
    <w:rsid w:val="0051420C"/>
    <w:rsid w:val="00515AB5"/>
    <w:rsid w:val="00524DFA"/>
    <w:rsid w:val="0052532A"/>
    <w:rsid w:val="00525378"/>
    <w:rsid w:val="00526CFD"/>
    <w:rsid w:val="0053000E"/>
    <w:rsid w:val="005361BA"/>
    <w:rsid w:val="00536539"/>
    <w:rsid w:val="00540298"/>
    <w:rsid w:val="00540417"/>
    <w:rsid w:val="00552A7E"/>
    <w:rsid w:val="00554239"/>
    <w:rsid w:val="005549DA"/>
    <w:rsid w:val="00556136"/>
    <w:rsid w:val="005618A3"/>
    <w:rsid w:val="0056279E"/>
    <w:rsid w:val="005639F9"/>
    <w:rsid w:val="0056713B"/>
    <w:rsid w:val="005719E7"/>
    <w:rsid w:val="00572F5D"/>
    <w:rsid w:val="00574DB1"/>
    <w:rsid w:val="00576117"/>
    <w:rsid w:val="00585938"/>
    <w:rsid w:val="00594E2B"/>
    <w:rsid w:val="0059524C"/>
    <w:rsid w:val="00595C8E"/>
    <w:rsid w:val="00597AAA"/>
    <w:rsid w:val="005A22E6"/>
    <w:rsid w:val="005C04F1"/>
    <w:rsid w:val="005C20D4"/>
    <w:rsid w:val="005C2E65"/>
    <w:rsid w:val="005C3699"/>
    <w:rsid w:val="005D3881"/>
    <w:rsid w:val="005D4A96"/>
    <w:rsid w:val="005E24BA"/>
    <w:rsid w:val="005E78C0"/>
    <w:rsid w:val="005E7ADF"/>
    <w:rsid w:val="005F4B8B"/>
    <w:rsid w:val="005F506C"/>
    <w:rsid w:val="005F6018"/>
    <w:rsid w:val="005F7F63"/>
    <w:rsid w:val="00601848"/>
    <w:rsid w:val="006116FB"/>
    <w:rsid w:val="006129B9"/>
    <w:rsid w:val="00614828"/>
    <w:rsid w:val="00614C2E"/>
    <w:rsid w:val="00615AAF"/>
    <w:rsid w:val="0061692E"/>
    <w:rsid w:val="006223A5"/>
    <w:rsid w:val="0062344D"/>
    <w:rsid w:val="006251AB"/>
    <w:rsid w:val="00626FA3"/>
    <w:rsid w:val="00626FB9"/>
    <w:rsid w:val="00627A74"/>
    <w:rsid w:val="00632EF4"/>
    <w:rsid w:val="006413EE"/>
    <w:rsid w:val="00641686"/>
    <w:rsid w:val="0064253B"/>
    <w:rsid w:val="006425BF"/>
    <w:rsid w:val="0064546B"/>
    <w:rsid w:val="00645A38"/>
    <w:rsid w:val="00645D1F"/>
    <w:rsid w:val="00647E90"/>
    <w:rsid w:val="0065011B"/>
    <w:rsid w:val="006522AA"/>
    <w:rsid w:val="0065314F"/>
    <w:rsid w:val="00653D43"/>
    <w:rsid w:val="0065741A"/>
    <w:rsid w:val="006602EB"/>
    <w:rsid w:val="00660A2F"/>
    <w:rsid w:val="006612EF"/>
    <w:rsid w:val="00662759"/>
    <w:rsid w:val="006655BC"/>
    <w:rsid w:val="00667995"/>
    <w:rsid w:val="0067351A"/>
    <w:rsid w:val="00673CB8"/>
    <w:rsid w:val="006749E6"/>
    <w:rsid w:val="006763B5"/>
    <w:rsid w:val="00676570"/>
    <w:rsid w:val="006815D7"/>
    <w:rsid w:val="006845F2"/>
    <w:rsid w:val="00686A8E"/>
    <w:rsid w:val="00686F88"/>
    <w:rsid w:val="00691252"/>
    <w:rsid w:val="00692DD8"/>
    <w:rsid w:val="00697429"/>
    <w:rsid w:val="006A4239"/>
    <w:rsid w:val="006B0053"/>
    <w:rsid w:val="006B3DD3"/>
    <w:rsid w:val="006B581D"/>
    <w:rsid w:val="006B58DA"/>
    <w:rsid w:val="006B6A92"/>
    <w:rsid w:val="006C0017"/>
    <w:rsid w:val="006C6B8B"/>
    <w:rsid w:val="006C7455"/>
    <w:rsid w:val="006D1D6F"/>
    <w:rsid w:val="006D7D96"/>
    <w:rsid w:val="006E0C2A"/>
    <w:rsid w:val="006F0B58"/>
    <w:rsid w:val="006F2BEA"/>
    <w:rsid w:val="006F32DF"/>
    <w:rsid w:val="006F525E"/>
    <w:rsid w:val="006F76F8"/>
    <w:rsid w:val="006F7D0C"/>
    <w:rsid w:val="00712FFA"/>
    <w:rsid w:val="007169A8"/>
    <w:rsid w:val="00717265"/>
    <w:rsid w:val="00722C58"/>
    <w:rsid w:val="0072344D"/>
    <w:rsid w:val="00723C06"/>
    <w:rsid w:val="00724306"/>
    <w:rsid w:val="0072640A"/>
    <w:rsid w:val="00730723"/>
    <w:rsid w:val="00730FEA"/>
    <w:rsid w:val="00732E95"/>
    <w:rsid w:val="0073606C"/>
    <w:rsid w:val="00750748"/>
    <w:rsid w:val="00752CCC"/>
    <w:rsid w:val="007564B2"/>
    <w:rsid w:val="00760740"/>
    <w:rsid w:val="00761D0F"/>
    <w:rsid w:val="007626FC"/>
    <w:rsid w:val="007709FC"/>
    <w:rsid w:val="0077415C"/>
    <w:rsid w:val="00774B77"/>
    <w:rsid w:val="00781031"/>
    <w:rsid w:val="00781C36"/>
    <w:rsid w:val="00784734"/>
    <w:rsid w:val="0078613A"/>
    <w:rsid w:val="0078790C"/>
    <w:rsid w:val="007916DB"/>
    <w:rsid w:val="00795F66"/>
    <w:rsid w:val="007A1D0A"/>
    <w:rsid w:val="007B1481"/>
    <w:rsid w:val="007B2E4B"/>
    <w:rsid w:val="007B35FC"/>
    <w:rsid w:val="007B6AF8"/>
    <w:rsid w:val="007B6E6E"/>
    <w:rsid w:val="007C2923"/>
    <w:rsid w:val="007D7835"/>
    <w:rsid w:val="007E3610"/>
    <w:rsid w:val="007E3ADF"/>
    <w:rsid w:val="007E4622"/>
    <w:rsid w:val="007E558E"/>
    <w:rsid w:val="007E78C8"/>
    <w:rsid w:val="007F17AB"/>
    <w:rsid w:val="007F1B74"/>
    <w:rsid w:val="00806FE9"/>
    <w:rsid w:val="008077CA"/>
    <w:rsid w:val="00812D77"/>
    <w:rsid w:val="00823BB9"/>
    <w:rsid w:val="00827994"/>
    <w:rsid w:val="00827ED9"/>
    <w:rsid w:val="008310FB"/>
    <w:rsid w:val="00843D00"/>
    <w:rsid w:val="00850441"/>
    <w:rsid w:val="00851057"/>
    <w:rsid w:val="00857C05"/>
    <w:rsid w:val="00862525"/>
    <w:rsid w:val="00865141"/>
    <w:rsid w:val="00865602"/>
    <w:rsid w:val="00867992"/>
    <w:rsid w:val="0088093A"/>
    <w:rsid w:val="008849C9"/>
    <w:rsid w:val="00891FF9"/>
    <w:rsid w:val="008A13A3"/>
    <w:rsid w:val="008A2B89"/>
    <w:rsid w:val="008A5515"/>
    <w:rsid w:val="008B06D4"/>
    <w:rsid w:val="008B2C94"/>
    <w:rsid w:val="008B68EB"/>
    <w:rsid w:val="008B7555"/>
    <w:rsid w:val="008C0B7A"/>
    <w:rsid w:val="008C27CD"/>
    <w:rsid w:val="008C3360"/>
    <w:rsid w:val="008C439F"/>
    <w:rsid w:val="008C452F"/>
    <w:rsid w:val="008C5C6A"/>
    <w:rsid w:val="008C7019"/>
    <w:rsid w:val="008D1E4C"/>
    <w:rsid w:val="008D2880"/>
    <w:rsid w:val="008D4E60"/>
    <w:rsid w:val="008D60C1"/>
    <w:rsid w:val="008E0417"/>
    <w:rsid w:val="008F3E07"/>
    <w:rsid w:val="008F47C4"/>
    <w:rsid w:val="008F5BD6"/>
    <w:rsid w:val="00900285"/>
    <w:rsid w:val="009037B9"/>
    <w:rsid w:val="00904ECE"/>
    <w:rsid w:val="00906051"/>
    <w:rsid w:val="009065F1"/>
    <w:rsid w:val="00906CF5"/>
    <w:rsid w:val="00927046"/>
    <w:rsid w:val="00927803"/>
    <w:rsid w:val="00930D89"/>
    <w:rsid w:val="00934393"/>
    <w:rsid w:val="009360EB"/>
    <w:rsid w:val="00940B30"/>
    <w:rsid w:val="00940C10"/>
    <w:rsid w:val="00941E4A"/>
    <w:rsid w:val="00944BCC"/>
    <w:rsid w:val="00950D59"/>
    <w:rsid w:val="00951A1D"/>
    <w:rsid w:val="0095421C"/>
    <w:rsid w:val="00961E73"/>
    <w:rsid w:val="00964B44"/>
    <w:rsid w:val="00965EA5"/>
    <w:rsid w:val="00970620"/>
    <w:rsid w:val="00973698"/>
    <w:rsid w:val="00976DDA"/>
    <w:rsid w:val="009900E1"/>
    <w:rsid w:val="00991B33"/>
    <w:rsid w:val="00995054"/>
    <w:rsid w:val="00997296"/>
    <w:rsid w:val="009A4AF5"/>
    <w:rsid w:val="009A50B2"/>
    <w:rsid w:val="009C28B1"/>
    <w:rsid w:val="009C68BB"/>
    <w:rsid w:val="009D5941"/>
    <w:rsid w:val="009D5AA5"/>
    <w:rsid w:val="009E1B05"/>
    <w:rsid w:val="009E27C0"/>
    <w:rsid w:val="009E3E0D"/>
    <w:rsid w:val="009E5636"/>
    <w:rsid w:val="009E5E13"/>
    <w:rsid w:val="009F0050"/>
    <w:rsid w:val="009F20D4"/>
    <w:rsid w:val="009F3E7B"/>
    <w:rsid w:val="009F71E0"/>
    <w:rsid w:val="00A06024"/>
    <w:rsid w:val="00A067F6"/>
    <w:rsid w:val="00A117BA"/>
    <w:rsid w:val="00A14A31"/>
    <w:rsid w:val="00A16E63"/>
    <w:rsid w:val="00A17E3F"/>
    <w:rsid w:val="00A200D9"/>
    <w:rsid w:val="00A31DA4"/>
    <w:rsid w:val="00A3224D"/>
    <w:rsid w:val="00A33EC0"/>
    <w:rsid w:val="00A36CC4"/>
    <w:rsid w:val="00A46384"/>
    <w:rsid w:val="00A465DE"/>
    <w:rsid w:val="00A6147E"/>
    <w:rsid w:val="00A64419"/>
    <w:rsid w:val="00A64CEB"/>
    <w:rsid w:val="00A7115E"/>
    <w:rsid w:val="00A73316"/>
    <w:rsid w:val="00A8386E"/>
    <w:rsid w:val="00A87F69"/>
    <w:rsid w:val="00A91E9C"/>
    <w:rsid w:val="00A95F24"/>
    <w:rsid w:val="00AA11C6"/>
    <w:rsid w:val="00AA7252"/>
    <w:rsid w:val="00AB0953"/>
    <w:rsid w:val="00AB4B08"/>
    <w:rsid w:val="00AB6B0C"/>
    <w:rsid w:val="00AB7F9A"/>
    <w:rsid w:val="00AC23B5"/>
    <w:rsid w:val="00AC23E7"/>
    <w:rsid w:val="00AC3C7E"/>
    <w:rsid w:val="00AC5ED0"/>
    <w:rsid w:val="00AC7255"/>
    <w:rsid w:val="00AD03A1"/>
    <w:rsid w:val="00AD5341"/>
    <w:rsid w:val="00AD757D"/>
    <w:rsid w:val="00AE163E"/>
    <w:rsid w:val="00AE3AC3"/>
    <w:rsid w:val="00AE47A3"/>
    <w:rsid w:val="00AE6556"/>
    <w:rsid w:val="00AF17FC"/>
    <w:rsid w:val="00AF1E12"/>
    <w:rsid w:val="00AF4646"/>
    <w:rsid w:val="00AF6DF1"/>
    <w:rsid w:val="00AF6FC5"/>
    <w:rsid w:val="00B02616"/>
    <w:rsid w:val="00B06185"/>
    <w:rsid w:val="00B13442"/>
    <w:rsid w:val="00B21E8B"/>
    <w:rsid w:val="00B23A7E"/>
    <w:rsid w:val="00B23E5B"/>
    <w:rsid w:val="00B245C8"/>
    <w:rsid w:val="00B25668"/>
    <w:rsid w:val="00B30B86"/>
    <w:rsid w:val="00B34CDA"/>
    <w:rsid w:val="00B35566"/>
    <w:rsid w:val="00B3650C"/>
    <w:rsid w:val="00B37283"/>
    <w:rsid w:val="00B40ABC"/>
    <w:rsid w:val="00B414DD"/>
    <w:rsid w:val="00B46350"/>
    <w:rsid w:val="00B50293"/>
    <w:rsid w:val="00B52462"/>
    <w:rsid w:val="00B57FE0"/>
    <w:rsid w:val="00B65E76"/>
    <w:rsid w:val="00B66179"/>
    <w:rsid w:val="00B7043A"/>
    <w:rsid w:val="00B71B83"/>
    <w:rsid w:val="00B72376"/>
    <w:rsid w:val="00B73EA6"/>
    <w:rsid w:val="00B819D4"/>
    <w:rsid w:val="00B82A0B"/>
    <w:rsid w:val="00B8389E"/>
    <w:rsid w:val="00B91E2E"/>
    <w:rsid w:val="00B967D1"/>
    <w:rsid w:val="00BA1768"/>
    <w:rsid w:val="00BA17AC"/>
    <w:rsid w:val="00BA3309"/>
    <w:rsid w:val="00BA661D"/>
    <w:rsid w:val="00BB1B04"/>
    <w:rsid w:val="00BB3F06"/>
    <w:rsid w:val="00BB408F"/>
    <w:rsid w:val="00BB4207"/>
    <w:rsid w:val="00BB49BD"/>
    <w:rsid w:val="00BB6D31"/>
    <w:rsid w:val="00BC3849"/>
    <w:rsid w:val="00BD08BC"/>
    <w:rsid w:val="00BD171D"/>
    <w:rsid w:val="00BD3191"/>
    <w:rsid w:val="00BD42E9"/>
    <w:rsid w:val="00BE59EC"/>
    <w:rsid w:val="00BE7A10"/>
    <w:rsid w:val="00BF477D"/>
    <w:rsid w:val="00C04DBE"/>
    <w:rsid w:val="00C06E34"/>
    <w:rsid w:val="00C0703F"/>
    <w:rsid w:val="00C10E90"/>
    <w:rsid w:val="00C1589A"/>
    <w:rsid w:val="00C158FE"/>
    <w:rsid w:val="00C20F6E"/>
    <w:rsid w:val="00C33418"/>
    <w:rsid w:val="00C34AB5"/>
    <w:rsid w:val="00C357EF"/>
    <w:rsid w:val="00C35B43"/>
    <w:rsid w:val="00C35D31"/>
    <w:rsid w:val="00C37E05"/>
    <w:rsid w:val="00C43890"/>
    <w:rsid w:val="00C50C0E"/>
    <w:rsid w:val="00C559B9"/>
    <w:rsid w:val="00C57BFB"/>
    <w:rsid w:val="00C6012C"/>
    <w:rsid w:val="00C605B2"/>
    <w:rsid w:val="00C63406"/>
    <w:rsid w:val="00C64C47"/>
    <w:rsid w:val="00C65176"/>
    <w:rsid w:val="00C7117C"/>
    <w:rsid w:val="00C72BDC"/>
    <w:rsid w:val="00C72E58"/>
    <w:rsid w:val="00C76FB3"/>
    <w:rsid w:val="00C77B4C"/>
    <w:rsid w:val="00C83B74"/>
    <w:rsid w:val="00C84B63"/>
    <w:rsid w:val="00C867D3"/>
    <w:rsid w:val="00C92C1E"/>
    <w:rsid w:val="00C93AB5"/>
    <w:rsid w:val="00C940D8"/>
    <w:rsid w:val="00C958C1"/>
    <w:rsid w:val="00C964F1"/>
    <w:rsid w:val="00CA0809"/>
    <w:rsid w:val="00CA1297"/>
    <w:rsid w:val="00CA1F0E"/>
    <w:rsid w:val="00CA2A62"/>
    <w:rsid w:val="00CB0298"/>
    <w:rsid w:val="00CB03C6"/>
    <w:rsid w:val="00CB6FC6"/>
    <w:rsid w:val="00CC33D1"/>
    <w:rsid w:val="00CC3702"/>
    <w:rsid w:val="00CC75B3"/>
    <w:rsid w:val="00CD3E07"/>
    <w:rsid w:val="00CF0929"/>
    <w:rsid w:val="00CF0E0A"/>
    <w:rsid w:val="00CF1145"/>
    <w:rsid w:val="00CF1807"/>
    <w:rsid w:val="00CF35B2"/>
    <w:rsid w:val="00D00755"/>
    <w:rsid w:val="00D04C24"/>
    <w:rsid w:val="00D06263"/>
    <w:rsid w:val="00D06ED6"/>
    <w:rsid w:val="00D07876"/>
    <w:rsid w:val="00D12DCF"/>
    <w:rsid w:val="00D21BDE"/>
    <w:rsid w:val="00D25E85"/>
    <w:rsid w:val="00D3582A"/>
    <w:rsid w:val="00D3640E"/>
    <w:rsid w:val="00D37E46"/>
    <w:rsid w:val="00D4318B"/>
    <w:rsid w:val="00D52D1D"/>
    <w:rsid w:val="00D53529"/>
    <w:rsid w:val="00D61B3E"/>
    <w:rsid w:val="00D62D6F"/>
    <w:rsid w:val="00D7301C"/>
    <w:rsid w:val="00D75D3E"/>
    <w:rsid w:val="00D80BD6"/>
    <w:rsid w:val="00D85A41"/>
    <w:rsid w:val="00D8633F"/>
    <w:rsid w:val="00D87486"/>
    <w:rsid w:val="00D919DF"/>
    <w:rsid w:val="00D93DF9"/>
    <w:rsid w:val="00DA0394"/>
    <w:rsid w:val="00DA0879"/>
    <w:rsid w:val="00DB181C"/>
    <w:rsid w:val="00DB227F"/>
    <w:rsid w:val="00DC195B"/>
    <w:rsid w:val="00DC3F05"/>
    <w:rsid w:val="00DC7A88"/>
    <w:rsid w:val="00DD101B"/>
    <w:rsid w:val="00DD3812"/>
    <w:rsid w:val="00DD73E7"/>
    <w:rsid w:val="00DE4C34"/>
    <w:rsid w:val="00DE5937"/>
    <w:rsid w:val="00DE5DE8"/>
    <w:rsid w:val="00DE7BEF"/>
    <w:rsid w:val="00DF1B22"/>
    <w:rsid w:val="00DF4004"/>
    <w:rsid w:val="00DF4321"/>
    <w:rsid w:val="00DF44EB"/>
    <w:rsid w:val="00DF48E0"/>
    <w:rsid w:val="00DF642E"/>
    <w:rsid w:val="00DF7549"/>
    <w:rsid w:val="00E00DC6"/>
    <w:rsid w:val="00E010E9"/>
    <w:rsid w:val="00E10BD4"/>
    <w:rsid w:val="00E13479"/>
    <w:rsid w:val="00E135D7"/>
    <w:rsid w:val="00E1625C"/>
    <w:rsid w:val="00E2110A"/>
    <w:rsid w:val="00E23C2A"/>
    <w:rsid w:val="00E40C01"/>
    <w:rsid w:val="00E4259C"/>
    <w:rsid w:val="00E507D0"/>
    <w:rsid w:val="00E50864"/>
    <w:rsid w:val="00E5139F"/>
    <w:rsid w:val="00E51FEC"/>
    <w:rsid w:val="00E51FF7"/>
    <w:rsid w:val="00E539A1"/>
    <w:rsid w:val="00E53B07"/>
    <w:rsid w:val="00E57BA1"/>
    <w:rsid w:val="00E6524E"/>
    <w:rsid w:val="00E65594"/>
    <w:rsid w:val="00E77321"/>
    <w:rsid w:val="00E77BED"/>
    <w:rsid w:val="00E82032"/>
    <w:rsid w:val="00E847AA"/>
    <w:rsid w:val="00E90B8C"/>
    <w:rsid w:val="00E96994"/>
    <w:rsid w:val="00EA02B4"/>
    <w:rsid w:val="00EA0383"/>
    <w:rsid w:val="00EA66F0"/>
    <w:rsid w:val="00EB08FC"/>
    <w:rsid w:val="00EB222A"/>
    <w:rsid w:val="00EB6063"/>
    <w:rsid w:val="00EC1A8D"/>
    <w:rsid w:val="00EC502C"/>
    <w:rsid w:val="00EC6D63"/>
    <w:rsid w:val="00EC7A1D"/>
    <w:rsid w:val="00ED5E2F"/>
    <w:rsid w:val="00EE1CC0"/>
    <w:rsid w:val="00EE2421"/>
    <w:rsid w:val="00EE3D5B"/>
    <w:rsid w:val="00EE5561"/>
    <w:rsid w:val="00EE6124"/>
    <w:rsid w:val="00EE7FCC"/>
    <w:rsid w:val="00EF1330"/>
    <w:rsid w:val="00EF245C"/>
    <w:rsid w:val="00EF3CD3"/>
    <w:rsid w:val="00EF5875"/>
    <w:rsid w:val="00EF694D"/>
    <w:rsid w:val="00EF7A08"/>
    <w:rsid w:val="00F01C71"/>
    <w:rsid w:val="00F02DDC"/>
    <w:rsid w:val="00F02EAD"/>
    <w:rsid w:val="00F13733"/>
    <w:rsid w:val="00F17E01"/>
    <w:rsid w:val="00F27485"/>
    <w:rsid w:val="00F32895"/>
    <w:rsid w:val="00F33E13"/>
    <w:rsid w:val="00F33F0F"/>
    <w:rsid w:val="00F35F07"/>
    <w:rsid w:val="00F36984"/>
    <w:rsid w:val="00F40E75"/>
    <w:rsid w:val="00F43575"/>
    <w:rsid w:val="00F501B9"/>
    <w:rsid w:val="00F50447"/>
    <w:rsid w:val="00F52721"/>
    <w:rsid w:val="00F57F3A"/>
    <w:rsid w:val="00F60E9D"/>
    <w:rsid w:val="00F64394"/>
    <w:rsid w:val="00F705C1"/>
    <w:rsid w:val="00F7728A"/>
    <w:rsid w:val="00F900BC"/>
    <w:rsid w:val="00F95D6C"/>
    <w:rsid w:val="00FA0787"/>
    <w:rsid w:val="00FA4874"/>
    <w:rsid w:val="00FA6DCA"/>
    <w:rsid w:val="00FB4982"/>
    <w:rsid w:val="00FB631B"/>
    <w:rsid w:val="00FB77C2"/>
    <w:rsid w:val="00FC464B"/>
    <w:rsid w:val="00FD01A1"/>
    <w:rsid w:val="00FD0540"/>
    <w:rsid w:val="00FD4E20"/>
    <w:rsid w:val="00FE1E5D"/>
    <w:rsid w:val="00FF48E5"/>
    <w:rsid w:val="047F7F57"/>
    <w:rsid w:val="070B6E60"/>
    <w:rsid w:val="07E72406"/>
    <w:rsid w:val="0A404B49"/>
    <w:rsid w:val="0DB3E8CC"/>
    <w:rsid w:val="0E42C23B"/>
    <w:rsid w:val="0F12A4A3"/>
    <w:rsid w:val="107347DC"/>
    <w:rsid w:val="11687A1F"/>
    <w:rsid w:val="116A2445"/>
    <w:rsid w:val="211ED2B8"/>
    <w:rsid w:val="224F9183"/>
    <w:rsid w:val="25D3FAB5"/>
    <w:rsid w:val="307DA382"/>
    <w:rsid w:val="31B4D031"/>
    <w:rsid w:val="32517593"/>
    <w:rsid w:val="3335B87F"/>
    <w:rsid w:val="336E2E5C"/>
    <w:rsid w:val="33C15517"/>
    <w:rsid w:val="3936C141"/>
    <w:rsid w:val="3B5F81B1"/>
    <w:rsid w:val="3E4A4C3F"/>
    <w:rsid w:val="3E95ACED"/>
    <w:rsid w:val="3F0C8BC1"/>
    <w:rsid w:val="4040253C"/>
    <w:rsid w:val="406C5009"/>
    <w:rsid w:val="452443A3"/>
    <w:rsid w:val="4937D1CD"/>
    <w:rsid w:val="4A4188EA"/>
    <w:rsid w:val="4BDBFD47"/>
    <w:rsid w:val="534FB16F"/>
    <w:rsid w:val="5BB62019"/>
    <w:rsid w:val="5D94AFA4"/>
    <w:rsid w:val="5EAFFE55"/>
    <w:rsid w:val="5F0F67CC"/>
    <w:rsid w:val="63097C55"/>
    <w:rsid w:val="651691AB"/>
    <w:rsid w:val="65A00015"/>
    <w:rsid w:val="6765C3F8"/>
    <w:rsid w:val="689449C9"/>
    <w:rsid w:val="68ADAA46"/>
    <w:rsid w:val="7213C9A4"/>
    <w:rsid w:val="75B752CF"/>
    <w:rsid w:val="779E0E6C"/>
    <w:rsid w:val="7BD1EE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641F65"/>
  <w15:chartTrackingRefBased/>
  <w15:docId w15:val="{C1717F84-4145-47AE-8479-B4F225F8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605"/>
    <w:pPr>
      <w:spacing w:after="0" w:line="240" w:lineRule="auto"/>
    </w:pPr>
    <w:rPr>
      <w:rFonts w:ascii="Calibri" w:hAnsi="Calibri" w:cs="Times New Roman"/>
      <w:sz w:val="16"/>
      <w:szCs w:val="24"/>
    </w:rPr>
  </w:style>
  <w:style w:type="paragraph" w:styleId="Heading1">
    <w:name w:val="heading 1"/>
    <w:basedOn w:val="Normal"/>
    <w:next w:val="Normal"/>
    <w:link w:val="Heading1Char"/>
    <w:uiPriority w:val="9"/>
    <w:qFormat/>
    <w:rsid w:val="008D60C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6F525E"/>
    <w:pPr>
      <w:widowControl w:val="0"/>
      <w:ind w:left="1421"/>
      <w:outlineLvl w:val="2"/>
    </w:pPr>
    <w:rPr>
      <w:rFonts w:eastAsia="Calibri" w:cstheme="minorBidi"/>
      <w:b/>
      <w:bCs/>
      <w:szCs w:val="16"/>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D62D6F"/>
    <w:rPr>
      <w:rFonts w:ascii="Tahoma" w:hAnsi="Tahoma" w:cs="Tahoma"/>
      <w:szCs w:val="16"/>
    </w:rPr>
  </w:style>
  <w:style w:type="character" w:customStyle="1" w:styleId="BalloonTextChar">
    <w:name w:val="Balloon Text Char"/>
    <w:basedOn w:val="DefaultParagraphFont"/>
    <w:link w:val="BalloonText"/>
    <w:rsid w:val="00D62D6F"/>
    <w:rPr>
      <w:rFonts w:ascii="Tahoma" w:eastAsia="MS Mincho" w:hAnsi="Tahoma" w:cs="Tahoma"/>
      <w:sz w:val="16"/>
      <w:szCs w:val="16"/>
    </w:rPr>
  </w:style>
  <w:style w:type="character" w:styleId="CommentReference">
    <w:name w:val="annotation reference"/>
    <w:uiPriority w:val="99"/>
    <w:unhideWhenUsed/>
    <w:rsid w:val="00D62D6F"/>
    <w:rPr>
      <w:sz w:val="16"/>
      <w:szCs w:val="16"/>
    </w:rPr>
  </w:style>
  <w:style w:type="paragraph" w:styleId="CommentText">
    <w:name w:val="annotation text"/>
    <w:basedOn w:val="Normal"/>
    <w:link w:val="CommentTextChar"/>
    <w:uiPriority w:val="99"/>
    <w:unhideWhenUsed/>
    <w:rsid w:val="00D62D6F"/>
    <w:rPr>
      <w:sz w:val="20"/>
      <w:szCs w:val="20"/>
    </w:rPr>
  </w:style>
  <w:style w:type="character" w:customStyle="1" w:styleId="CommentTextChar">
    <w:name w:val="Comment Text Char"/>
    <w:basedOn w:val="DefaultParagraphFont"/>
    <w:link w:val="CommentText"/>
    <w:uiPriority w:val="99"/>
    <w:rsid w:val="00D62D6F"/>
    <w:rPr>
      <w:rFonts w:ascii="Calibri" w:eastAsia="MS Mincho" w:hAnsi="Calibri" w:cs="Times New Roman"/>
      <w:sz w:val="20"/>
      <w:szCs w:val="20"/>
    </w:rPr>
  </w:style>
  <w:style w:type="paragraph" w:customStyle="1" w:styleId="StyleMaDBlack">
    <w:name w:val="Style MaD + Black"/>
    <w:basedOn w:val="Normal"/>
    <w:rsid w:val="00D62D6F"/>
  </w:style>
  <w:style w:type="character" w:customStyle="1" w:styleId="normaltextrun">
    <w:name w:val="normaltextrun"/>
    <w:basedOn w:val="DefaultParagraphFont"/>
    <w:rsid w:val="00D62D6F"/>
  </w:style>
  <w:style w:type="character" w:customStyle="1" w:styleId="eop">
    <w:name w:val="eop"/>
    <w:basedOn w:val="DefaultParagraphFont"/>
    <w:rsid w:val="00D62D6F"/>
  </w:style>
  <w:style w:type="paragraph" w:customStyle="1" w:styleId="paragraph">
    <w:name w:val="paragraph"/>
    <w:basedOn w:val="Normal"/>
    <w:rsid w:val="00385CA1"/>
    <w:pPr>
      <w:spacing w:before="100" w:beforeAutospacing="1" w:after="100" w:afterAutospacing="1"/>
    </w:pPr>
    <w:rPr>
      <w:rFonts w:ascii="Times New Roman" w:eastAsia="Times New Roman" w:hAnsi="Times New Roman"/>
      <w:sz w:val="24"/>
    </w:rPr>
  </w:style>
  <w:style w:type="paragraph" w:styleId="CommentSubject">
    <w:name w:val="annotation subject"/>
    <w:basedOn w:val="CommentText"/>
    <w:next w:val="CommentText"/>
    <w:link w:val="CommentSubjectChar"/>
    <w:uiPriority w:val="99"/>
    <w:semiHidden/>
    <w:unhideWhenUsed/>
    <w:rsid w:val="00385CA1"/>
    <w:rPr>
      <w:b/>
      <w:bCs/>
    </w:rPr>
  </w:style>
  <w:style w:type="character" w:customStyle="1" w:styleId="CommentSubjectChar">
    <w:name w:val="Comment Subject Char"/>
    <w:basedOn w:val="CommentTextChar"/>
    <w:link w:val="CommentSubject"/>
    <w:uiPriority w:val="99"/>
    <w:semiHidden/>
    <w:rsid w:val="00385CA1"/>
    <w:rPr>
      <w:rFonts w:ascii="Calibri" w:eastAsia="MS Mincho" w:hAnsi="Calibri" w:cs="Times New Roman"/>
      <w:b/>
      <w:bCs/>
      <w:sz w:val="20"/>
      <w:szCs w:val="20"/>
    </w:rPr>
  </w:style>
  <w:style w:type="paragraph" w:styleId="ListParagraph">
    <w:name w:val="List Paragraph"/>
    <w:aliases w:val="List Body,Bullet List,FooterText,lp1,TOC style,List Paragraph1,Bullet OSM,Proposal Bullet List,Ref,Figure_name,Bullet- First level,Numbered Indented Text,Listenabsatz1,List NUmber,List Paragraph11,numbered,Paragraphe de liste1,Bullet"/>
    <w:basedOn w:val="Normal"/>
    <w:link w:val="ListParagraphChar"/>
    <w:uiPriority w:val="34"/>
    <w:qFormat/>
    <w:rsid w:val="006522AA"/>
    <w:pPr>
      <w:ind w:left="720"/>
      <w:contextualSpacing/>
    </w:pPr>
    <w:rPr>
      <w:rFonts w:eastAsia="Times New Roman"/>
    </w:rPr>
  </w:style>
  <w:style w:type="character" w:customStyle="1" w:styleId="ListParagraphChar">
    <w:name w:val="List Paragraph Char"/>
    <w:aliases w:val="List Body Char,Bullet List Char,FooterText Char,lp1 Char,TOC style Char,List Paragraph1 Char,Bullet OSM Char,Proposal Bullet List Char,Ref Char,Figure_name Char,Bullet- First level Char,Numbered Indented Text Char,Listenabsatz1 Char"/>
    <w:basedOn w:val="DefaultParagraphFont"/>
    <w:link w:val="ListParagraph"/>
    <w:uiPriority w:val="34"/>
    <w:locked/>
    <w:rsid w:val="006522AA"/>
    <w:rPr>
      <w:rFonts w:ascii="Calibri" w:eastAsia="Times New Roman" w:hAnsi="Calibri" w:cs="Times New Roman"/>
      <w:sz w:val="16"/>
      <w:szCs w:val="24"/>
    </w:rPr>
  </w:style>
  <w:style w:type="paragraph" w:styleId="NormalWeb">
    <w:name w:val="Normal (Web)"/>
    <w:basedOn w:val="Normal"/>
    <w:uiPriority w:val="99"/>
    <w:unhideWhenUsed/>
    <w:rsid w:val="002C0DD9"/>
    <w:pPr>
      <w:spacing w:before="100" w:beforeAutospacing="1" w:after="100" w:afterAutospacing="1"/>
    </w:pPr>
    <w:rPr>
      <w:rFonts w:ascii="Times New Roman" w:eastAsia="Times New Roman" w:hAnsi="Times New Roman"/>
      <w:sz w:val="24"/>
    </w:rPr>
  </w:style>
  <w:style w:type="paragraph" w:styleId="Header">
    <w:name w:val="header"/>
    <w:basedOn w:val="Normal"/>
    <w:link w:val="HeaderChar"/>
    <w:uiPriority w:val="99"/>
    <w:unhideWhenUsed/>
    <w:rsid w:val="002C0DD9"/>
    <w:pPr>
      <w:tabs>
        <w:tab w:val="center" w:pos="4680"/>
        <w:tab w:val="right" w:pos="9360"/>
      </w:tabs>
    </w:pPr>
  </w:style>
  <w:style w:type="character" w:customStyle="1" w:styleId="HeaderChar">
    <w:name w:val="Header Char"/>
    <w:basedOn w:val="DefaultParagraphFont"/>
    <w:link w:val="Header"/>
    <w:uiPriority w:val="99"/>
    <w:rsid w:val="002C0DD9"/>
    <w:rPr>
      <w:rFonts w:ascii="Calibri" w:eastAsia="MS Mincho" w:hAnsi="Calibri" w:cs="Times New Roman"/>
      <w:sz w:val="16"/>
      <w:szCs w:val="24"/>
    </w:rPr>
  </w:style>
  <w:style w:type="paragraph" w:styleId="Footer">
    <w:name w:val="footer"/>
    <w:basedOn w:val="Normal"/>
    <w:link w:val="FooterChar"/>
    <w:uiPriority w:val="99"/>
    <w:unhideWhenUsed/>
    <w:rsid w:val="002C0DD9"/>
    <w:pPr>
      <w:tabs>
        <w:tab w:val="center" w:pos="4680"/>
        <w:tab w:val="right" w:pos="9360"/>
      </w:tabs>
    </w:pPr>
  </w:style>
  <w:style w:type="character" w:customStyle="1" w:styleId="FooterChar">
    <w:name w:val="Footer Char"/>
    <w:basedOn w:val="DefaultParagraphFont"/>
    <w:link w:val="Footer"/>
    <w:uiPriority w:val="99"/>
    <w:rsid w:val="002C0DD9"/>
    <w:rPr>
      <w:rFonts w:ascii="Calibri" w:eastAsia="MS Mincho" w:hAnsi="Calibri" w:cs="Times New Roman"/>
      <w:sz w:val="16"/>
      <w:szCs w:val="24"/>
    </w:rPr>
  </w:style>
  <w:style w:type="paragraph" w:styleId="Revision">
    <w:name w:val="Revision"/>
    <w:hidden/>
    <w:uiPriority w:val="99"/>
    <w:semiHidden/>
    <w:rsid w:val="00223DD5"/>
    <w:pPr>
      <w:spacing w:after="0" w:line="240" w:lineRule="auto"/>
    </w:pPr>
    <w:rPr>
      <w:rFonts w:ascii="Calibri" w:hAnsi="Calibri" w:cs="Times New Roman"/>
      <w:sz w:val="16"/>
      <w:szCs w:val="24"/>
    </w:rPr>
  </w:style>
  <w:style w:type="table" w:styleId="TableGrid">
    <w:name w:val="Table Grid"/>
    <w:basedOn w:val="TableNormal"/>
    <w:uiPriority w:val="59"/>
    <w:rsid w:val="0065314F"/>
    <w:pPr>
      <w:spacing w:after="0" w:line="240" w:lineRule="auto"/>
    </w:pPr>
    <w:rPr>
      <w:rFonts w:ascii="Calibri" w:hAnsi="Calibri"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rsid w:val="006F525E"/>
    <w:rPr>
      <w:rFonts w:ascii="Calibri" w:eastAsia="Calibri" w:hAnsi="Calibri"/>
      <w:b/>
      <w:bCs/>
      <w:sz w:val="16"/>
      <w:szCs w:val="16"/>
      <w:lang w:val="en-AU"/>
    </w:rPr>
  </w:style>
  <w:style w:type="numbering" w:customStyle="1" w:styleId="AdobeLegal-Main">
    <w:name w:val="Adobe Legal - Main"/>
    <w:rsid w:val="006F525E"/>
    <w:pPr>
      <w:numPr>
        <w:numId w:val="23"/>
      </w:numPr>
    </w:pPr>
  </w:style>
  <w:style w:type="character" w:customStyle="1" w:styleId="Heading1Char">
    <w:name w:val="Heading 1 Char"/>
    <w:basedOn w:val="DefaultParagraphFont"/>
    <w:link w:val="Heading1"/>
    <w:uiPriority w:val="9"/>
    <w:rsid w:val="008D60C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E65594"/>
    <w:pPr>
      <w:widowControl w:val="0"/>
      <w:autoSpaceDE w:val="0"/>
      <w:autoSpaceDN w:val="0"/>
    </w:pPr>
    <w:rPr>
      <w:rFonts w:eastAsia="Calibri" w:cs="Calibri"/>
      <w:sz w:val="20"/>
      <w:szCs w:val="20"/>
    </w:rPr>
  </w:style>
  <w:style w:type="character" w:customStyle="1" w:styleId="BodyTextChar">
    <w:name w:val="Body Text Char"/>
    <w:basedOn w:val="DefaultParagraphFont"/>
    <w:link w:val="BodyText"/>
    <w:uiPriority w:val="1"/>
    <w:rsid w:val="00E65594"/>
    <w:rPr>
      <w:rFonts w:ascii="Calibri" w:eastAsia="Calibri" w:hAnsi="Calibri" w:cs="Calibri"/>
      <w:sz w:val="20"/>
      <w:szCs w:val="20"/>
    </w:rPr>
  </w:style>
  <w:style w:type="paragraph" w:customStyle="1" w:styleId="TableParagraph">
    <w:name w:val="Table Paragraph"/>
    <w:basedOn w:val="Normal"/>
    <w:uiPriority w:val="1"/>
    <w:qFormat/>
    <w:rsid w:val="00E65594"/>
    <w:pPr>
      <w:widowControl w:val="0"/>
      <w:autoSpaceDE w:val="0"/>
      <w:autoSpaceDN w:val="0"/>
    </w:pPr>
    <w:rPr>
      <w:rFonts w:eastAsia="Calibri" w:cs="Calibri"/>
      <w:sz w:val="22"/>
      <w:szCs w:val="22"/>
    </w:rPr>
  </w:style>
  <w:style w:type="table" w:customStyle="1" w:styleId="GridTable4-Accent31">
    <w:name w:val="Grid Table 4 - Accent 31"/>
    <w:basedOn w:val="TableNormal"/>
    <w:next w:val="GridTable4-Accent3"/>
    <w:uiPriority w:val="49"/>
    <w:rsid w:val="00FD01A1"/>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3">
    <w:name w:val="Grid Table 4 Accent 3"/>
    <w:basedOn w:val="TableNormal"/>
    <w:uiPriority w:val="49"/>
    <w:rsid w:val="00FD01A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tion">
    <w:name w:val="Mention"/>
    <w:basedOn w:val="DefaultParagraphFont"/>
    <w:uiPriority w:val="99"/>
    <w:unhideWhenUsed/>
    <w:rsid w:val="001A6B48"/>
    <w:rPr>
      <w:color w:val="2B579A"/>
      <w:shd w:val="clear" w:color="auto" w:fill="E1DFDD"/>
    </w:rPr>
  </w:style>
  <w:style w:type="character" w:styleId="Hyperlink">
    <w:name w:val="Hyperlink"/>
    <w:basedOn w:val="DefaultParagraphFont"/>
    <w:uiPriority w:val="99"/>
    <w:unhideWhenUsed/>
    <w:rsid w:val="00723C06"/>
    <w:rPr>
      <w:color w:val="0563C1" w:themeColor="hyperlink"/>
      <w:u w:val="single"/>
    </w:rPr>
  </w:style>
  <w:style w:type="character" w:styleId="UnresolvedMention">
    <w:name w:val="Unresolved Mention"/>
    <w:basedOn w:val="DefaultParagraphFont"/>
    <w:uiPriority w:val="99"/>
    <w:semiHidden/>
    <w:unhideWhenUsed/>
    <w:rsid w:val="00D12DCF"/>
    <w:rPr>
      <w:color w:val="605E5C"/>
      <w:shd w:val="clear" w:color="auto" w:fill="E1DFDD"/>
    </w:rPr>
  </w:style>
  <w:style w:type="paragraph" w:customStyle="1" w:styleId="Body">
    <w:name w:val="Body"/>
    <w:rsid w:val="00F36984"/>
    <w:pPr>
      <w:spacing w:after="0" w:line="240" w:lineRule="auto"/>
    </w:pPr>
    <w:rPr>
      <w:rFonts w:ascii="Helvetica" w:eastAsia="ヒラギノ角ゴ Pro W3" w:hAnsi="Helvetica" w:cs="Times New Roman"/>
      <w:color w:val="00000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142551">
      <w:bodyDiv w:val="1"/>
      <w:marLeft w:val="0"/>
      <w:marRight w:val="0"/>
      <w:marTop w:val="0"/>
      <w:marBottom w:val="0"/>
      <w:divBdr>
        <w:top w:val="none" w:sz="0" w:space="0" w:color="auto"/>
        <w:left w:val="none" w:sz="0" w:space="0" w:color="auto"/>
        <w:bottom w:val="none" w:sz="0" w:space="0" w:color="auto"/>
        <w:right w:val="none" w:sz="0" w:space="0" w:color="auto"/>
      </w:divBdr>
      <w:divsChild>
        <w:div w:id="1662660702">
          <w:marLeft w:val="0"/>
          <w:marRight w:val="0"/>
          <w:marTop w:val="0"/>
          <w:marBottom w:val="0"/>
          <w:divBdr>
            <w:top w:val="none" w:sz="0" w:space="0" w:color="auto"/>
            <w:left w:val="none" w:sz="0" w:space="0" w:color="auto"/>
            <w:bottom w:val="none" w:sz="0" w:space="0" w:color="auto"/>
            <w:right w:val="none" w:sz="0" w:space="0" w:color="auto"/>
          </w:divBdr>
        </w:div>
      </w:divsChild>
    </w:div>
    <w:div w:id="254628492">
      <w:bodyDiv w:val="1"/>
      <w:marLeft w:val="0"/>
      <w:marRight w:val="0"/>
      <w:marTop w:val="0"/>
      <w:marBottom w:val="0"/>
      <w:divBdr>
        <w:top w:val="none" w:sz="0" w:space="0" w:color="auto"/>
        <w:left w:val="none" w:sz="0" w:space="0" w:color="auto"/>
        <w:bottom w:val="none" w:sz="0" w:space="0" w:color="auto"/>
        <w:right w:val="none" w:sz="0" w:space="0" w:color="auto"/>
      </w:divBdr>
      <w:divsChild>
        <w:div w:id="18354611">
          <w:marLeft w:val="0"/>
          <w:marRight w:val="0"/>
          <w:marTop w:val="0"/>
          <w:marBottom w:val="0"/>
          <w:divBdr>
            <w:top w:val="none" w:sz="0" w:space="0" w:color="auto"/>
            <w:left w:val="none" w:sz="0" w:space="0" w:color="auto"/>
            <w:bottom w:val="none" w:sz="0" w:space="0" w:color="auto"/>
            <w:right w:val="none" w:sz="0" w:space="0" w:color="auto"/>
          </w:divBdr>
        </w:div>
        <w:div w:id="110827555">
          <w:marLeft w:val="0"/>
          <w:marRight w:val="0"/>
          <w:marTop w:val="0"/>
          <w:marBottom w:val="0"/>
          <w:divBdr>
            <w:top w:val="none" w:sz="0" w:space="0" w:color="auto"/>
            <w:left w:val="none" w:sz="0" w:space="0" w:color="auto"/>
            <w:bottom w:val="none" w:sz="0" w:space="0" w:color="auto"/>
            <w:right w:val="none" w:sz="0" w:space="0" w:color="auto"/>
          </w:divBdr>
        </w:div>
        <w:div w:id="212230773">
          <w:marLeft w:val="0"/>
          <w:marRight w:val="0"/>
          <w:marTop w:val="0"/>
          <w:marBottom w:val="0"/>
          <w:divBdr>
            <w:top w:val="none" w:sz="0" w:space="0" w:color="auto"/>
            <w:left w:val="none" w:sz="0" w:space="0" w:color="auto"/>
            <w:bottom w:val="none" w:sz="0" w:space="0" w:color="auto"/>
            <w:right w:val="none" w:sz="0" w:space="0" w:color="auto"/>
          </w:divBdr>
          <w:divsChild>
            <w:div w:id="951211541">
              <w:marLeft w:val="0"/>
              <w:marRight w:val="0"/>
              <w:marTop w:val="0"/>
              <w:marBottom w:val="0"/>
              <w:divBdr>
                <w:top w:val="none" w:sz="0" w:space="0" w:color="auto"/>
                <w:left w:val="none" w:sz="0" w:space="0" w:color="auto"/>
                <w:bottom w:val="none" w:sz="0" w:space="0" w:color="auto"/>
                <w:right w:val="none" w:sz="0" w:space="0" w:color="auto"/>
              </w:divBdr>
            </w:div>
            <w:div w:id="1051659451">
              <w:marLeft w:val="0"/>
              <w:marRight w:val="0"/>
              <w:marTop w:val="0"/>
              <w:marBottom w:val="0"/>
              <w:divBdr>
                <w:top w:val="none" w:sz="0" w:space="0" w:color="auto"/>
                <w:left w:val="none" w:sz="0" w:space="0" w:color="auto"/>
                <w:bottom w:val="none" w:sz="0" w:space="0" w:color="auto"/>
                <w:right w:val="none" w:sz="0" w:space="0" w:color="auto"/>
              </w:divBdr>
            </w:div>
            <w:div w:id="1288781578">
              <w:marLeft w:val="0"/>
              <w:marRight w:val="0"/>
              <w:marTop w:val="0"/>
              <w:marBottom w:val="0"/>
              <w:divBdr>
                <w:top w:val="none" w:sz="0" w:space="0" w:color="auto"/>
                <w:left w:val="none" w:sz="0" w:space="0" w:color="auto"/>
                <w:bottom w:val="none" w:sz="0" w:space="0" w:color="auto"/>
                <w:right w:val="none" w:sz="0" w:space="0" w:color="auto"/>
              </w:divBdr>
            </w:div>
            <w:div w:id="1447962119">
              <w:marLeft w:val="0"/>
              <w:marRight w:val="0"/>
              <w:marTop w:val="0"/>
              <w:marBottom w:val="0"/>
              <w:divBdr>
                <w:top w:val="none" w:sz="0" w:space="0" w:color="auto"/>
                <w:left w:val="none" w:sz="0" w:space="0" w:color="auto"/>
                <w:bottom w:val="none" w:sz="0" w:space="0" w:color="auto"/>
                <w:right w:val="none" w:sz="0" w:space="0" w:color="auto"/>
              </w:divBdr>
            </w:div>
            <w:div w:id="2092583349">
              <w:marLeft w:val="0"/>
              <w:marRight w:val="0"/>
              <w:marTop w:val="0"/>
              <w:marBottom w:val="0"/>
              <w:divBdr>
                <w:top w:val="none" w:sz="0" w:space="0" w:color="auto"/>
                <w:left w:val="none" w:sz="0" w:space="0" w:color="auto"/>
                <w:bottom w:val="none" w:sz="0" w:space="0" w:color="auto"/>
                <w:right w:val="none" w:sz="0" w:space="0" w:color="auto"/>
              </w:divBdr>
            </w:div>
          </w:divsChild>
        </w:div>
        <w:div w:id="267353756">
          <w:marLeft w:val="0"/>
          <w:marRight w:val="0"/>
          <w:marTop w:val="0"/>
          <w:marBottom w:val="0"/>
          <w:divBdr>
            <w:top w:val="none" w:sz="0" w:space="0" w:color="auto"/>
            <w:left w:val="none" w:sz="0" w:space="0" w:color="auto"/>
            <w:bottom w:val="none" w:sz="0" w:space="0" w:color="auto"/>
            <w:right w:val="none" w:sz="0" w:space="0" w:color="auto"/>
          </w:divBdr>
        </w:div>
        <w:div w:id="313073669">
          <w:marLeft w:val="0"/>
          <w:marRight w:val="0"/>
          <w:marTop w:val="0"/>
          <w:marBottom w:val="0"/>
          <w:divBdr>
            <w:top w:val="none" w:sz="0" w:space="0" w:color="auto"/>
            <w:left w:val="none" w:sz="0" w:space="0" w:color="auto"/>
            <w:bottom w:val="none" w:sz="0" w:space="0" w:color="auto"/>
            <w:right w:val="none" w:sz="0" w:space="0" w:color="auto"/>
          </w:divBdr>
          <w:divsChild>
            <w:div w:id="270600243">
              <w:marLeft w:val="-75"/>
              <w:marRight w:val="0"/>
              <w:marTop w:val="30"/>
              <w:marBottom w:val="30"/>
              <w:divBdr>
                <w:top w:val="none" w:sz="0" w:space="0" w:color="auto"/>
                <w:left w:val="none" w:sz="0" w:space="0" w:color="auto"/>
                <w:bottom w:val="none" w:sz="0" w:space="0" w:color="auto"/>
                <w:right w:val="none" w:sz="0" w:space="0" w:color="auto"/>
              </w:divBdr>
              <w:divsChild>
                <w:div w:id="122424883">
                  <w:marLeft w:val="0"/>
                  <w:marRight w:val="0"/>
                  <w:marTop w:val="0"/>
                  <w:marBottom w:val="0"/>
                  <w:divBdr>
                    <w:top w:val="none" w:sz="0" w:space="0" w:color="auto"/>
                    <w:left w:val="none" w:sz="0" w:space="0" w:color="auto"/>
                    <w:bottom w:val="none" w:sz="0" w:space="0" w:color="auto"/>
                    <w:right w:val="none" w:sz="0" w:space="0" w:color="auto"/>
                  </w:divBdr>
                  <w:divsChild>
                    <w:div w:id="1198395376">
                      <w:marLeft w:val="0"/>
                      <w:marRight w:val="0"/>
                      <w:marTop w:val="0"/>
                      <w:marBottom w:val="0"/>
                      <w:divBdr>
                        <w:top w:val="none" w:sz="0" w:space="0" w:color="auto"/>
                        <w:left w:val="none" w:sz="0" w:space="0" w:color="auto"/>
                        <w:bottom w:val="none" w:sz="0" w:space="0" w:color="auto"/>
                        <w:right w:val="none" w:sz="0" w:space="0" w:color="auto"/>
                      </w:divBdr>
                    </w:div>
                  </w:divsChild>
                </w:div>
                <w:div w:id="131413056">
                  <w:marLeft w:val="0"/>
                  <w:marRight w:val="0"/>
                  <w:marTop w:val="0"/>
                  <w:marBottom w:val="0"/>
                  <w:divBdr>
                    <w:top w:val="none" w:sz="0" w:space="0" w:color="auto"/>
                    <w:left w:val="none" w:sz="0" w:space="0" w:color="auto"/>
                    <w:bottom w:val="none" w:sz="0" w:space="0" w:color="auto"/>
                    <w:right w:val="none" w:sz="0" w:space="0" w:color="auto"/>
                  </w:divBdr>
                  <w:divsChild>
                    <w:div w:id="1591431941">
                      <w:marLeft w:val="0"/>
                      <w:marRight w:val="0"/>
                      <w:marTop w:val="0"/>
                      <w:marBottom w:val="0"/>
                      <w:divBdr>
                        <w:top w:val="none" w:sz="0" w:space="0" w:color="auto"/>
                        <w:left w:val="none" w:sz="0" w:space="0" w:color="auto"/>
                        <w:bottom w:val="none" w:sz="0" w:space="0" w:color="auto"/>
                        <w:right w:val="none" w:sz="0" w:space="0" w:color="auto"/>
                      </w:divBdr>
                    </w:div>
                  </w:divsChild>
                </w:div>
                <w:div w:id="298536719">
                  <w:marLeft w:val="0"/>
                  <w:marRight w:val="0"/>
                  <w:marTop w:val="0"/>
                  <w:marBottom w:val="0"/>
                  <w:divBdr>
                    <w:top w:val="none" w:sz="0" w:space="0" w:color="auto"/>
                    <w:left w:val="none" w:sz="0" w:space="0" w:color="auto"/>
                    <w:bottom w:val="none" w:sz="0" w:space="0" w:color="auto"/>
                    <w:right w:val="none" w:sz="0" w:space="0" w:color="auto"/>
                  </w:divBdr>
                  <w:divsChild>
                    <w:div w:id="13582791">
                      <w:marLeft w:val="0"/>
                      <w:marRight w:val="0"/>
                      <w:marTop w:val="0"/>
                      <w:marBottom w:val="0"/>
                      <w:divBdr>
                        <w:top w:val="none" w:sz="0" w:space="0" w:color="auto"/>
                        <w:left w:val="none" w:sz="0" w:space="0" w:color="auto"/>
                        <w:bottom w:val="none" w:sz="0" w:space="0" w:color="auto"/>
                        <w:right w:val="none" w:sz="0" w:space="0" w:color="auto"/>
                      </w:divBdr>
                    </w:div>
                    <w:div w:id="1348143195">
                      <w:marLeft w:val="0"/>
                      <w:marRight w:val="0"/>
                      <w:marTop w:val="0"/>
                      <w:marBottom w:val="0"/>
                      <w:divBdr>
                        <w:top w:val="none" w:sz="0" w:space="0" w:color="auto"/>
                        <w:left w:val="none" w:sz="0" w:space="0" w:color="auto"/>
                        <w:bottom w:val="none" w:sz="0" w:space="0" w:color="auto"/>
                        <w:right w:val="none" w:sz="0" w:space="0" w:color="auto"/>
                      </w:divBdr>
                    </w:div>
                  </w:divsChild>
                </w:div>
                <w:div w:id="352611746">
                  <w:marLeft w:val="0"/>
                  <w:marRight w:val="0"/>
                  <w:marTop w:val="0"/>
                  <w:marBottom w:val="0"/>
                  <w:divBdr>
                    <w:top w:val="none" w:sz="0" w:space="0" w:color="auto"/>
                    <w:left w:val="none" w:sz="0" w:space="0" w:color="auto"/>
                    <w:bottom w:val="none" w:sz="0" w:space="0" w:color="auto"/>
                    <w:right w:val="none" w:sz="0" w:space="0" w:color="auto"/>
                  </w:divBdr>
                  <w:divsChild>
                    <w:div w:id="443504657">
                      <w:marLeft w:val="0"/>
                      <w:marRight w:val="0"/>
                      <w:marTop w:val="0"/>
                      <w:marBottom w:val="0"/>
                      <w:divBdr>
                        <w:top w:val="none" w:sz="0" w:space="0" w:color="auto"/>
                        <w:left w:val="none" w:sz="0" w:space="0" w:color="auto"/>
                        <w:bottom w:val="none" w:sz="0" w:space="0" w:color="auto"/>
                        <w:right w:val="none" w:sz="0" w:space="0" w:color="auto"/>
                      </w:divBdr>
                    </w:div>
                  </w:divsChild>
                </w:div>
                <w:div w:id="461995692">
                  <w:marLeft w:val="0"/>
                  <w:marRight w:val="0"/>
                  <w:marTop w:val="0"/>
                  <w:marBottom w:val="0"/>
                  <w:divBdr>
                    <w:top w:val="none" w:sz="0" w:space="0" w:color="auto"/>
                    <w:left w:val="none" w:sz="0" w:space="0" w:color="auto"/>
                    <w:bottom w:val="none" w:sz="0" w:space="0" w:color="auto"/>
                    <w:right w:val="none" w:sz="0" w:space="0" w:color="auto"/>
                  </w:divBdr>
                  <w:divsChild>
                    <w:div w:id="169301853">
                      <w:marLeft w:val="0"/>
                      <w:marRight w:val="0"/>
                      <w:marTop w:val="0"/>
                      <w:marBottom w:val="0"/>
                      <w:divBdr>
                        <w:top w:val="none" w:sz="0" w:space="0" w:color="auto"/>
                        <w:left w:val="none" w:sz="0" w:space="0" w:color="auto"/>
                        <w:bottom w:val="none" w:sz="0" w:space="0" w:color="auto"/>
                        <w:right w:val="none" w:sz="0" w:space="0" w:color="auto"/>
                      </w:divBdr>
                    </w:div>
                  </w:divsChild>
                </w:div>
                <w:div w:id="580455186">
                  <w:marLeft w:val="0"/>
                  <w:marRight w:val="0"/>
                  <w:marTop w:val="0"/>
                  <w:marBottom w:val="0"/>
                  <w:divBdr>
                    <w:top w:val="none" w:sz="0" w:space="0" w:color="auto"/>
                    <w:left w:val="none" w:sz="0" w:space="0" w:color="auto"/>
                    <w:bottom w:val="none" w:sz="0" w:space="0" w:color="auto"/>
                    <w:right w:val="none" w:sz="0" w:space="0" w:color="auto"/>
                  </w:divBdr>
                  <w:divsChild>
                    <w:div w:id="510611218">
                      <w:marLeft w:val="0"/>
                      <w:marRight w:val="0"/>
                      <w:marTop w:val="0"/>
                      <w:marBottom w:val="0"/>
                      <w:divBdr>
                        <w:top w:val="none" w:sz="0" w:space="0" w:color="auto"/>
                        <w:left w:val="none" w:sz="0" w:space="0" w:color="auto"/>
                        <w:bottom w:val="none" w:sz="0" w:space="0" w:color="auto"/>
                        <w:right w:val="none" w:sz="0" w:space="0" w:color="auto"/>
                      </w:divBdr>
                    </w:div>
                    <w:div w:id="1952319232">
                      <w:marLeft w:val="0"/>
                      <w:marRight w:val="0"/>
                      <w:marTop w:val="0"/>
                      <w:marBottom w:val="0"/>
                      <w:divBdr>
                        <w:top w:val="none" w:sz="0" w:space="0" w:color="auto"/>
                        <w:left w:val="none" w:sz="0" w:space="0" w:color="auto"/>
                        <w:bottom w:val="none" w:sz="0" w:space="0" w:color="auto"/>
                        <w:right w:val="none" w:sz="0" w:space="0" w:color="auto"/>
                      </w:divBdr>
                    </w:div>
                  </w:divsChild>
                </w:div>
                <w:div w:id="590554007">
                  <w:marLeft w:val="0"/>
                  <w:marRight w:val="0"/>
                  <w:marTop w:val="0"/>
                  <w:marBottom w:val="0"/>
                  <w:divBdr>
                    <w:top w:val="none" w:sz="0" w:space="0" w:color="auto"/>
                    <w:left w:val="none" w:sz="0" w:space="0" w:color="auto"/>
                    <w:bottom w:val="none" w:sz="0" w:space="0" w:color="auto"/>
                    <w:right w:val="none" w:sz="0" w:space="0" w:color="auto"/>
                  </w:divBdr>
                  <w:divsChild>
                    <w:div w:id="1492597365">
                      <w:marLeft w:val="0"/>
                      <w:marRight w:val="0"/>
                      <w:marTop w:val="0"/>
                      <w:marBottom w:val="0"/>
                      <w:divBdr>
                        <w:top w:val="none" w:sz="0" w:space="0" w:color="auto"/>
                        <w:left w:val="none" w:sz="0" w:space="0" w:color="auto"/>
                        <w:bottom w:val="none" w:sz="0" w:space="0" w:color="auto"/>
                        <w:right w:val="none" w:sz="0" w:space="0" w:color="auto"/>
                      </w:divBdr>
                    </w:div>
                  </w:divsChild>
                </w:div>
                <w:div w:id="592974100">
                  <w:marLeft w:val="0"/>
                  <w:marRight w:val="0"/>
                  <w:marTop w:val="0"/>
                  <w:marBottom w:val="0"/>
                  <w:divBdr>
                    <w:top w:val="none" w:sz="0" w:space="0" w:color="auto"/>
                    <w:left w:val="none" w:sz="0" w:space="0" w:color="auto"/>
                    <w:bottom w:val="none" w:sz="0" w:space="0" w:color="auto"/>
                    <w:right w:val="none" w:sz="0" w:space="0" w:color="auto"/>
                  </w:divBdr>
                  <w:divsChild>
                    <w:div w:id="395519827">
                      <w:marLeft w:val="0"/>
                      <w:marRight w:val="0"/>
                      <w:marTop w:val="0"/>
                      <w:marBottom w:val="0"/>
                      <w:divBdr>
                        <w:top w:val="none" w:sz="0" w:space="0" w:color="auto"/>
                        <w:left w:val="none" w:sz="0" w:space="0" w:color="auto"/>
                        <w:bottom w:val="none" w:sz="0" w:space="0" w:color="auto"/>
                        <w:right w:val="none" w:sz="0" w:space="0" w:color="auto"/>
                      </w:divBdr>
                    </w:div>
                  </w:divsChild>
                </w:div>
                <w:div w:id="699168864">
                  <w:marLeft w:val="0"/>
                  <w:marRight w:val="0"/>
                  <w:marTop w:val="0"/>
                  <w:marBottom w:val="0"/>
                  <w:divBdr>
                    <w:top w:val="none" w:sz="0" w:space="0" w:color="auto"/>
                    <w:left w:val="none" w:sz="0" w:space="0" w:color="auto"/>
                    <w:bottom w:val="none" w:sz="0" w:space="0" w:color="auto"/>
                    <w:right w:val="none" w:sz="0" w:space="0" w:color="auto"/>
                  </w:divBdr>
                  <w:divsChild>
                    <w:div w:id="1586114417">
                      <w:marLeft w:val="0"/>
                      <w:marRight w:val="0"/>
                      <w:marTop w:val="0"/>
                      <w:marBottom w:val="0"/>
                      <w:divBdr>
                        <w:top w:val="none" w:sz="0" w:space="0" w:color="auto"/>
                        <w:left w:val="none" w:sz="0" w:space="0" w:color="auto"/>
                        <w:bottom w:val="none" w:sz="0" w:space="0" w:color="auto"/>
                        <w:right w:val="none" w:sz="0" w:space="0" w:color="auto"/>
                      </w:divBdr>
                    </w:div>
                  </w:divsChild>
                </w:div>
                <w:div w:id="781800643">
                  <w:marLeft w:val="0"/>
                  <w:marRight w:val="0"/>
                  <w:marTop w:val="0"/>
                  <w:marBottom w:val="0"/>
                  <w:divBdr>
                    <w:top w:val="none" w:sz="0" w:space="0" w:color="auto"/>
                    <w:left w:val="none" w:sz="0" w:space="0" w:color="auto"/>
                    <w:bottom w:val="none" w:sz="0" w:space="0" w:color="auto"/>
                    <w:right w:val="none" w:sz="0" w:space="0" w:color="auto"/>
                  </w:divBdr>
                  <w:divsChild>
                    <w:div w:id="1222642757">
                      <w:marLeft w:val="0"/>
                      <w:marRight w:val="0"/>
                      <w:marTop w:val="0"/>
                      <w:marBottom w:val="0"/>
                      <w:divBdr>
                        <w:top w:val="none" w:sz="0" w:space="0" w:color="auto"/>
                        <w:left w:val="none" w:sz="0" w:space="0" w:color="auto"/>
                        <w:bottom w:val="none" w:sz="0" w:space="0" w:color="auto"/>
                        <w:right w:val="none" w:sz="0" w:space="0" w:color="auto"/>
                      </w:divBdr>
                    </w:div>
                  </w:divsChild>
                </w:div>
                <w:div w:id="786314996">
                  <w:marLeft w:val="0"/>
                  <w:marRight w:val="0"/>
                  <w:marTop w:val="0"/>
                  <w:marBottom w:val="0"/>
                  <w:divBdr>
                    <w:top w:val="none" w:sz="0" w:space="0" w:color="auto"/>
                    <w:left w:val="none" w:sz="0" w:space="0" w:color="auto"/>
                    <w:bottom w:val="none" w:sz="0" w:space="0" w:color="auto"/>
                    <w:right w:val="none" w:sz="0" w:space="0" w:color="auto"/>
                  </w:divBdr>
                  <w:divsChild>
                    <w:div w:id="1473786474">
                      <w:marLeft w:val="0"/>
                      <w:marRight w:val="0"/>
                      <w:marTop w:val="0"/>
                      <w:marBottom w:val="0"/>
                      <w:divBdr>
                        <w:top w:val="none" w:sz="0" w:space="0" w:color="auto"/>
                        <w:left w:val="none" w:sz="0" w:space="0" w:color="auto"/>
                        <w:bottom w:val="none" w:sz="0" w:space="0" w:color="auto"/>
                        <w:right w:val="none" w:sz="0" w:space="0" w:color="auto"/>
                      </w:divBdr>
                    </w:div>
                  </w:divsChild>
                </w:div>
                <w:div w:id="828788546">
                  <w:marLeft w:val="0"/>
                  <w:marRight w:val="0"/>
                  <w:marTop w:val="0"/>
                  <w:marBottom w:val="0"/>
                  <w:divBdr>
                    <w:top w:val="none" w:sz="0" w:space="0" w:color="auto"/>
                    <w:left w:val="none" w:sz="0" w:space="0" w:color="auto"/>
                    <w:bottom w:val="none" w:sz="0" w:space="0" w:color="auto"/>
                    <w:right w:val="none" w:sz="0" w:space="0" w:color="auto"/>
                  </w:divBdr>
                  <w:divsChild>
                    <w:div w:id="832259894">
                      <w:marLeft w:val="0"/>
                      <w:marRight w:val="0"/>
                      <w:marTop w:val="0"/>
                      <w:marBottom w:val="0"/>
                      <w:divBdr>
                        <w:top w:val="none" w:sz="0" w:space="0" w:color="auto"/>
                        <w:left w:val="none" w:sz="0" w:space="0" w:color="auto"/>
                        <w:bottom w:val="none" w:sz="0" w:space="0" w:color="auto"/>
                        <w:right w:val="none" w:sz="0" w:space="0" w:color="auto"/>
                      </w:divBdr>
                    </w:div>
                    <w:div w:id="1654748586">
                      <w:marLeft w:val="0"/>
                      <w:marRight w:val="0"/>
                      <w:marTop w:val="0"/>
                      <w:marBottom w:val="0"/>
                      <w:divBdr>
                        <w:top w:val="none" w:sz="0" w:space="0" w:color="auto"/>
                        <w:left w:val="none" w:sz="0" w:space="0" w:color="auto"/>
                        <w:bottom w:val="none" w:sz="0" w:space="0" w:color="auto"/>
                        <w:right w:val="none" w:sz="0" w:space="0" w:color="auto"/>
                      </w:divBdr>
                    </w:div>
                  </w:divsChild>
                </w:div>
                <w:div w:id="1000700975">
                  <w:marLeft w:val="0"/>
                  <w:marRight w:val="0"/>
                  <w:marTop w:val="0"/>
                  <w:marBottom w:val="0"/>
                  <w:divBdr>
                    <w:top w:val="none" w:sz="0" w:space="0" w:color="auto"/>
                    <w:left w:val="none" w:sz="0" w:space="0" w:color="auto"/>
                    <w:bottom w:val="none" w:sz="0" w:space="0" w:color="auto"/>
                    <w:right w:val="none" w:sz="0" w:space="0" w:color="auto"/>
                  </w:divBdr>
                  <w:divsChild>
                    <w:div w:id="933519206">
                      <w:marLeft w:val="0"/>
                      <w:marRight w:val="0"/>
                      <w:marTop w:val="0"/>
                      <w:marBottom w:val="0"/>
                      <w:divBdr>
                        <w:top w:val="none" w:sz="0" w:space="0" w:color="auto"/>
                        <w:left w:val="none" w:sz="0" w:space="0" w:color="auto"/>
                        <w:bottom w:val="none" w:sz="0" w:space="0" w:color="auto"/>
                        <w:right w:val="none" w:sz="0" w:space="0" w:color="auto"/>
                      </w:divBdr>
                    </w:div>
                    <w:div w:id="2063169472">
                      <w:marLeft w:val="0"/>
                      <w:marRight w:val="0"/>
                      <w:marTop w:val="0"/>
                      <w:marBottom w:val="0"/>
                      <w:divBdr>
                        <w:top w:val="none" w:sz="0" w:space="0" w:color="auto"/>
                        <w:left w:val="none" w:sz="0" w:space="0" w:color="auto"/>
                        <w:bottom w:val="none" w:sz="0" w:space="0" w:color="auto"/>
                        <w:right w:val="none" w:sz="0" w:space="0" w:color="auto"/>
                      </w:divBdr>
                    </w:div>
                  </w:divsChild>
                </w:div>
                <w:div w:id="1006597401">
                  <w:marLeft w:val="0"/>
                  <w:marRight w:val="0"/>
                  <w:marTop w:val="0"/>
                  <w:marBottom w:val="0"/>
                  <w:divBdr>
                    <w:top w:val="none" w:sz="0" w:space="0" w:color="auto"/>
                    <w:left w:val="none" w:sz="0" w:space="0" w:color="auto"/>
                    <w:bottom w:val="none" w:sz="0" w:space="0" w:color="auto"/>
                    <w:right w:val="none" w:sz="0" w:space="0" w:color="auto"/>
                  </w:divBdr>
                  <w:divsChild>
                    <w:div w:id="1800877989">
                      <w:marLeft w:val="0"/>
                      <w:marRight w:val="0"/>
                      <w:marTop w:val="0"/>
                      <w:marBottom w:val="0"/>
                      <w:divBdr>
                        <w:top w:val="none" w:sz="0" w:space="0" w:color="auto"/>
                        <w:left w:val="none" w:sz="0" w:space="0" w:color="auto"/>
                        <w:bottom w:val="none" w:sz="0" w:space="0" w:color="auto"/>
                        <w:right w:val="none" w:sz="0" w:space="0" w:color="auto"/>
                      </w:divBdr>
                    </w:div>
                  </w:divsChild>
                </w:div>
                <w:div w:id="1137259034">
                  <w:marLeft w:val="0"/>
                  <w:marRight w:val="0"/>
                  <w:marTop w:val="0"/>
                  <w:marBottom w:val="0"/>
                  <w:divBdr>
                    <w:top w:val="none" w:sz="0" w:space="0" w:color="auto"/>
                    <w:left w:val="none" w:sz="0" w:space="0" w:color="auto"/>
                    <w:bottom w:val="none" w:sz="0" w:space="0" w:color="auto"/>
                    <w:right w:val="none" w:sz="0" w:space="0" w:color="auto"/>
                  </w:divBdr>
                  <w:divsChild>
                    <w:div w:id="824080017">
                      <w:marLeft w:val="0"/>
                      <w:marRight w:val="0"/>
                      <w:marTop w:val="0"/>
                      <w:marBottom w:val="0"/>
                      <w:divBdr>
                        <w:top w:val="none" w:sz="0" w:space="0" w:color="auto"/>
                        <w:left w:val="none" w:sz="0" w:space="0" w:color="auto"/>
                        <w:bottom w:val="none" w:sz="0" w:space="0" w:color="auto"/>
                        <w:right w:val="none" w:sz="0" w:space="0" w:color="auto"/>
                      </w:divBdr>
                    </w:div>
                  </w:divsChild>
                </w:div>
                <w:div w:id="1152059123">
                  <w:marLeft w:val="0"/>
                  <w:marRight w:val="0"/>
                  <w:marTop w:val="0"/>
                  <w:marBottom w:val="0"/>
                  <w:divBdr>
                    <w:top w:val="none" w:sz="0" w:space="0" w:color="auto"/>
                    <w:left w:val="none" w:sz="0" w:space="0" w:color="auto"/>
                    <w:bottom w:val="none" w:sz="0" w:space="0" w:color="auto"/>
                    <w:right w:val="none" w:sz="0" w:space="0" w:color="auto"/>
                  </w:divBdr>
                  <w:divsChild>
                    <w:div w:id="101606625">
                      <w:marLeft w:val="0"/>
                      <w:marRight w:val="0"/>
                      <w:marTop w:val="0"/>
                      <w:marBottom w:val="0"/>
                      <w:divBdr>
                        <w:top w:val="none" w:sz="0" w:space="0" w:color="auto"/>
                        <w:left w:val="none" w:sz="0" w:space="0" w:color="auto"/>
                        <w:bottom w:val="none" w:sz="0" w:space="0" w:color="auto"/>
                        <w:right w:val="none" w:sz="0" w:space="0" w:color="auto"/>
                      </w:divBdr>
                    </w:div>
                  </w:divsChild>
                </w:div>
                <w:div w:id="1193609759">
                  <w:marLeft w:val="0"/>
                  <w:marRight w:val="0"/>
                  <w:marTop w:val="0"/>
                  <w:marBottom w:val="0"/>
                  <w:divBdr>
                    <w:top w:val="none" w:sz="0" w:space="0" w:color="auto"/>
                    <w:left w:val="none" w:sz="0" w:space="0" w:color="auto"/>
                    <w:bottom w:val="none" w:sz="0" w:space="0" w:color="auto"/>
                    <w:right w:val="none" w:sz="0" w:space="0" w:color="auto"/>
                  </w:divBdr>
                  <w:divsChild>
                    <w:div w:id="1931041260">
                      <w:marLeft w:val="0"/>
                      <w:marRight w:val="0"/>
                      <w:marTop w:val="0"/>
                      <w:marBottom w:val="0"/>
                      <w:divBdr>
                        <w:top w:val="none" w:sz="0" w:space="0" w:color="auto"/>
                        <w:left w:val="none" w:sz="0" w:space="0" w:color="auto"/>
                        <w:bottom w:val="none" w:sz="0" w:space="0" w:color="auto"/>
                        <w:right w:val="none" w:sz="0" w:space="0" w:color="auto"/>
                      </w:divBdr>
                    </w:div>
                  </w:divsChild>
                </w:div>
                <w:div w:id="1291087398">
                  <w:marLeft w:val="0"/>
                  <w:marRight w:val="0"/>
                  <w:marTop w:val="0"/>
                  <w:marBottom w:val="0"/>
                  <w:divBdr>
                    <w:top w:val="none" w:sz="0" w:space="0" w:color="auto"/>
                    <w:left w:val="none" w:sz="0" w:space="0" w:color="auto"/>
                    <w:bottom w:val="none" w:sz="0" w:space="0" w:color="auto"/>
                    <w:right w:val="none" w:sz="0" w:space="0" w:color="auto"/>
                  </w:divBdr>
                  <w:divsChild>
                    <w:div w:id="492256796">
                      <w:marLeft w:val="0"/>
                      <w:marRight w:val="0"/>
                      <w:marTop w:val="0"/>
                      <w:marBottom w:val="0"/>
                      <w:divBdr>
                        <w:top w:val="none" w:sz="0" w:space="0" w:color="auto"/>
                        <w:left w:val="none" w:sz="0" w:space="0" w:color="auto"/>
                        <w:bottom w:val="none" w:sz="0" w:space="0" w:color="auto"/>
                        <w:right w:val="none" w:sz="0" w:space="0" w:color="auto"/>
                      </w:divBdr>
                    </w:div>
                  </w:divsChild>
                </w:div>
                <w:div w:id="1431241188">
                  <w:marLeft w:val="0"/>
                  <w:marRight w:val="0"/>
                  <w:marTop w:val="0"/>
                  <w:marBottom w:val="0"/>
                  <w:divBdr>
                    <w:top w:val="none" w:sz="0" w:space="0" w:color="auto"/>
                    <w:left w:val="none" w:sz="0" w:space="0" w:color="auto"/>
                    <w:bottom w:val="none" w:sz="0" w:space="0" w:color="auto"/>
                    <w:right w:val="none" w:sz="0" w:space="0" w:color="auto"/>
                  </w:divBdr>
                  <w:divsChild>
                    <w:div w:id="2089882204">
                      <w:marLeft w:val="0"/>
                      <w:marRight w:val="0"/>
                      <w:marTop w:val="0"/>
                      <w:marBottom w:val="0"/>
                      <w:divBdr>
                        <w:top w:val="none" w:sz="0" w:space="0" w:color="auto"/>
                        <w:left w:val="none" w:sz="0" w:space="0" w:color="auto"/>
                        <w:bottom w:val="none" w:sz="0" w:space="0" w:color="auto"/>
                        <w:right w:val="none" w:sz="0" w:space="0" w:color="auto"/>
                      </w:divBdr>
                    </w:div>
                  </w:divsChild>
                </w:div>
                <w:div w:id="1489978114">
                  <w:marLeft w:val="0"/>
                  <w:marRight w:val="0"/>
                  <w:marTop w:val="0"/>
                  <w:marBottom w:val="0"/>
                  <w:divBdr>
                    <w:top w:val="none" w:sz="0" w:space="0" w:color="auto"/>
                    <w:left w:val="none" w:sz="0" w:space="0" w:color="auto"/>
                    <w:bottom w:val="none" w:sz="0" w:space="0" w:color="auto"/>
                    <w:right w:val="none" w:sz="0" w:space="0" w:color="auto"/>
                  </w:divBdr>
                  <w:divsChild>
                    <w:div w:id="1829205273">
                      <w:marLeft w:val="0"/>
                      <w:marRight w:val="0"/>
                      <w:marTop w:val="0"/>
                      <w:marBottom w:val="0"/>
                      <w:divBdr>
                        <w:top w:val="none" w:sz="0" w:space="0" w:color="auto"/>
                        <w:left w:val="none" w:sz="0" w:space="0" w:color="auto"/>
                        <w:bottom w:val="none" w:sz="0" w:space="0" w:color="auto"/>
                        <w:right w:val="none" w:sz="0" w:space="0" w:color="auto"/>
                      </w:divBdr>
                    </w:div>
                  </w:divsChild>
                </w:div>
                <w:div w:id="1657683254">
                  <w:marLeft w:val="0"/>
                  <w:marRight w:val="0"/>
                  <w:marTop w:val="0"/>
                  <w:marBottom w:val="0"/>
                  <w:divBdr>
                    <w:top w:val="none" w:sz="0" w:space="0" w:color="auto"/>
                    <w:left w:val="none" w:sz="0" w:space="0" w:color="auto"/>
                    <w:bottom w:val="none" w:sz="0" w:space="0" w:color="auto"/>
                    <w:right w:val="none" w:sz="0" w:space="0" w:color="auto"/>
                  </w:divBdr>
                  <w:divsChild>
                    <w:div w:id="644698267">
                      <w:marLeft w:val="0"/>
                      <w:marRight w:val="0"/>
                      <w:marTop w:val="0"/>
                      <w:marBottom w:val="0"/>
                      <w:divBdr>
                        <w:top w:val="none" w:sz="0" w:space="0" w:color="auto"/>
                        <w:left w:val="none" w:sz="0" w:space="0" w:color="auto"/>
                        <w:bottom w:val="none" w:sz="0" w:space="0" w:color="auto"/>
                        <w:right w:val="none" w:sz="0" w:space="0" w:color="auto"/>
                      </w:divBdr>
                    </w:div>
                    <w:div w:id="880365104">
                      <w:marLeft w:val="0"/>
                      <w:marRight w:val="0"/>
                      <w:marTop w:val="0"/>
                      <w:marBottom w:val="0"/>
                      <w:divBdr>
                        <w:top w:val="none" w:sz="0" w:space="0" w:color="auto"/>
                        <w:left w:val="none" w:sz="0" w:space="0" w:color="auto"/>
                        <w:bottom w:val="none" w:sz="0" w:space="0" w:color="auto"/>
                        <w:right w:val="none" w:sz="0" w:space="0" w:color="auto"/>
                      </w:divBdr>
                    </w:div>
                  </w:divsChild>
                </w:div>
                <w:div w:id="1818766921">
                  <w:marLeft w:val="0"/>
                  <w:marRight w:val="0"/>
                  <w:marTop w:val="0"/>
                  <w:marBottom w:val="0"/>
                  <w:divBdr>
                    <w:top w:val="none" w:sz="0" w:space="0" w:color="auto"/>
                    <w:left w:val="none" w:sz="0" w:space="0" w:color="auto"/>
                    <w:bottom w:val="none" w:sz="0" w:space="0" w:color="auto"/>
                    <w:right w:val="none" w:sz="0" w:space="0" w:color="auto"/>
                  </w:divBdr>
                  <w:divsChild>
                    <w:div w:id="1332176886">
                      <w:marLeft w:val="0"/>
                      <w:marRight w:val="0"/>
                      <w:marTop w:val="0"/>
                      <w:marBottom w:val="0"/>
                      <w:divBdr>
                        <w:top w:val="none" w:sz="0" w:space="0" w:color="auto"/>
                        <w:left w:val="none" w:sz="0" w:space="0" w:color="auto"/>
                        <w:bottom w:val="none" w:sz="0" w:space="0" w:color="auto"/>
                        <w:right w:val="none" w:sz="0" w:space="0" w:color="auto"/>
                      </w:divBdr>
                    </w:div>
                  </w:divsChild>
                </w:div>
                <w:div w:id="1822651624">
                  <w:marLeft w:val="0"/>
                  <w:marRight w:val="0"/>
                  <w:marTop w:val="0"/>
                  <w:marBottom w:val="0"/>
                  <w:divBdr>
                    <w:top w:val="none" w:sz="0" w:space="0" w:color="auto"/>
                    <w:left w:val="none" w:sz="0" w:space="0" w:color="auto"/>
                    <w:bottom w:val="none" w:sz="0" w:space="0" w:color="auto"/>
                    <w:right w:val="none" w:sz="0" w:space="0" w:color="auto"/>
                  </w:divBdr>
                  <w:divsChild>
                    <w:div w:id="1337227986">
                      <w:marLeft w:val="0"/>
                      <w:marRight w:val="0"/>
                      <w:marTop w:val="0"/>
                      <w:marBottom w:val="0"/>
                      <w:divBdr>
                        <w:top w:val="none" w:sz="0" w:space="0" w:color="auto"/>
                        <w:left w:val="none" w:sz="0" w:space="0" w:color="auto"/>
                        <w:bottom w:val="none" w:sz="0" w:space="0" w:color="auto"/>
                        <w:right w:val="none" w:sz="0" w:space="0" w:color="auto"/>
                      </w:divBdr>
                    </w:div>
                  </w:divsChild>
                </w:div>
                <w:div w:id="1825052100">
                  <w:marLeft w:val="0"/>
                  <w:marRight w:val="0"/>
                  <w:marTop w:val="0"/>
                  <w:marBottom w:val="0"/>
                  <w:divBdr>
                    <w:top w:val="none" w:sz="0" w:space="0" w:color="auto"/>
                    <w:left w:val="none" w:sz="0" w:space="0" w:color="auto"/>
                    <w:bottom w:val="none" w:sz="0" w:space="0" w:color="auto"/>
                    <w:right w:val="none" w:sz="0" w:space="0" w:color="auto"/>
                  </w:divBdr>
                  <w:divsChild>
                    <w:div w:id="1293369744">
                      <w:marLeft w:val="0"/>
                      <w:marRight w:val="0"/>
                      <w:marTop w:val="0"/>
                      <w:marBottom w:val="0"/>
                      <w:divBdr>
                        <w:top w:val="none" w:sz="0" w:space="0" w:color="auto"/>
                        <w:left w:val="none" w:sz="0" w:space="0" w:color="auto"/>
                        <w:bottom w:val="none" w:sz="0" w:space="0" w:color="auto"/>
                        <w:right w:val="none" w:sz="0" w:space="0" w:color="auto"/>
                      </w:divBdr>
                    </w:div>
                    <w:div w:id="1798403150">
                      <w:marLeft w:val="0"/>
                      <w:marRight w:val="0"/>
                      <w:marTop w:val="0"/>
                      <w:marBottom w:val="0"/>
                      <w:divBdr>
                        <w:top w:val="none" w:sz="0" w:space="0" w:color="auto"/>
                        <w:left w:val="none" w:sz="0" w:space="0" w:color="auto"/>
                        <w:bottom w:val="none" w:sz="0" w:space="0" w:color="auto"/>
                        <w:right w:val="none" w:sz="0" w:space="0" w:color="auto"/>
                      </w:divBdr>
                    </w:div>
                  </w:divsChild>
                </w:div>
                <w:div w:id="1914581620">
                  <w:marLeft w:val="0"/>
                  <w:marRight w:val="0"/>
                  <w:marTop w:val="0"/>
                  <w:marBottom w:val="0"/>
                  <w:divBdr>
                    <w:top w:val="none" w:sz="0" w:space="0" w:color="auto"/>
                    <w:left w:val="none" w:sz="0" w:space="0" w:color="auto"/>
                    <w:bottom w:val="none" w:sz="0" w:space="0" w:color="auto"/>
                    <w:right w:val="none" w:sz="0" w:space="0" w:color="auto"/>
                  </w:divBdr>
                  <w:divsChild>
                    <w:div w:id="576400116">
                      <w:marLeft w:val="0"/>
                      <w:marRight w:val="0"/>
                      <w:marTop w:val="0"/>
                      <w:marBottom w:val="0"/>
                      <w:divBdr>
                        <w:top w:val="none" w:sz="0" w:space="0" w:color="auto"/>
                        <w:left w:val="none" w:sz="0" w:space="0" w:color="auto"/>
                        <w:bottom w:val="none" w:sz="0" w:space="0" w:color="auto"/>
                        <w:right w:val="none" w:sz="0" w:space="0" w:color="auto"/>
                      </w:divBdr>
                    </w:div>
                  </w:divsChild>
                </w:div>
                <w:div w:id="1939174898">
                  <w:marLeft w:val="0"/>
                  <w:marRight w:val="0"/>
                  <w:marTop w:val="0"/>
                  <w:marBottom w:val="0"/>
                  <w:divBdr>
                    <w:top w:val="none" w:sz="0" w:space="0" w:color="auto"/>
                    <w:left w:val="none" w:sz="0" w:space="0" w:color="auto"/>
                    <w:bottom w:val="none" w:sz="0" w:space="0" w:color="auto"/>
                    <w:right w:val="none" w:sz="0" w:space="0" w:color="auto"/>
                  </w:divBdr>
                  <w:divsChild>
                    <w:div w:id="629165324">
                      <w:marLeft w:val="0"/>
                      <w:marRight w:val="0"/>
                      <w:marTop w:val="0"/>
                      <w:marBottom w:val="0"/>
                      <w:divBdr>
                        <w:top w:val="none" w:sz="0" w:space="0" w:color="auto"/>
                        <w:left w:val="none" w:sz="0" w:space="0" w:color="auto"/>
                        <w:bottom w:val="none" w:sz="0" w:space="0" w:color="auto"/>
                        <w:right w:val="none" w:sz="0" w:space="0" w:color="auto"/>
                      </w:divBdr>
                    </w:div>
                  </w:divsChild>
                </w:div>
                <w:div w:id="2007323743">
                  <w:marLeft w:val="0"/>
                  <w:marRight w:val="0"/>
                  <w:marTop w:val="0"/>
                  <w:marBottom w:val="0"/>
                  <w:divBdr>
                    <w:top w:val="none" w:sz="0" w:space="0" w:color="auto"/>
                    <w:left w:val="none" w:sz="0" w:space="0" w:color="auto"/>
                    <w:bottom w:val="none" w:sz="0" w:space="0" w:color="auto"/>
                    <w:right w:val="none" w:sz="0" w:space="0" w:color="auto"/>
                  </w:divBdr>
                  <w:divsChild>
                    <w:div w:id="953171765">
                      <w:marLeft w:val="0"/>
                      <w:marRight w:val="0"/>
                      <w:marTop w:val="0"/>
                      <w:marBottom w:val="0"/>
                      <w:divBdr>
                        <w:top w:val="none" w:sz="0" w:space="0" w:color="auto"/>
                        <w:left w:val="none" w:sz="0" w:space="0" w:color="auto"/>
                        <w:bottom w:val="none" w:sz="0" w:space="0" w:color="auto"/>
                        <w:right w:val="none" w:sz="0" w:space="0" w:color="auto"/>
                      </w:divBdr>
                    </w:div>
                  </w:divsChild>
                </w:div>
                <w:div w:id="2128313996">
                  <w:marLeft w:val="0"/>
                  <w:marRight w:val="0"/>
                  <w:marTop w:val="0"/>
                  <w:marBottom w:val="0"/>
                  <w:divBdr>
                    <w:top w:val="none" w:sz="0" w:space="0" w:color="auto"/>
                    <w:left w:val="none" w:sz="0" w:space="0" w:color="auto"/>
                    <w:bottom w:val="none" w:sz="0" w:space="0" w:color="auto"/>
                    <w:right w:val="none" w:sz="0" w:space="0" w:color="auto"/>
                  </w:divBdr>
                  <w:divsChild>
                    <w:div w:id="18729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48862">
          <w:marLeft w:val="0"/>
          <w:marRight w:val="0"/>
          <w:marTop w:val="0"/>
          <w:marBottom w:val="0"/>
          <w:divBdr>
            <w:top w:val="none" w:sz="0" w:space="0" w:color="auto"/>
            <w:left w:val="none" w:sz="0" w:space="0" w:color="auto"/>
            <w:bottom w:val="none" w:sz="0" w:space="0" w:color="auto"/>
            <w:right w:val="none" w:sz="0" w:space="0" w:color="auto"/>
          </w:divBdr>
        </w:div>
        <w:div w:id="376011003">
          <w:marLeft w:val="0"/>
          <w:marRight w:val="0"/>
          <w:marTop w:val="0"/>
          <w:marBottom w:val="0"/>
          <w:divBdr>
            <w:top w:val="none" w:sz="0" w:space="0" w:color="auto"/>
            <w:left w:val="none" w:sz="0" w:space="0" w:color="auto"/>
            <w:bottom w:val="none" w:sz="0" w:space="0" w:color="auto"/>
            <w:right w:val="none" w:sz="0" w:space="0" w:color="auto"/>
          </w:divBdr>
          <w:divsChild>
            <w:div w:id="628171442">
              <w:marLeft w:val="0"/>
              <w:marRight w:val="0"/>
              <w:marTop w:val="0"/>
              <w:marBottom w:val="0"/>
              <w:divBdr>
                <w:top w:val="none" w:sz="0" w:space="0" w:color="auto"/>
                <w:left w:val="none" w:sz="0" w:space="0" w:color="auto"/>
                <w:bottom w:val="none" w:sz="0" w:space="0" w:color="auto"/>
                <w:right w:val="none" w:sz="0" w:space="0" w:color="auto"/>
              </w:divBdr>
            </w:div>
          </w:divsChild>
        </w:div>
        <w:div w:id="431975239">
          <w:marLeft w:val="0"/>
          <w:marRight w:val="0"/>
          <w:marTop w:val="0"/>
          <w:marBottom w:val="0"/>
          <w:divBdr>
            <w:top w:val="none" w:sz="0" w:space="0" w:color="auto"/>
            <w:left w:val="none" w:sz="0" w:space="0" w:color="auto"/>
            <w:bottom w:val="none" w:sz="0" w:space="0" w:color="auto"/>
            <w:right w:val="none" w:sz="0" w:space="0" w:color="auto"/>
          </w:divBdr>
        </w:div>
        <w:div w:id="878132423">
          <w:marLeft w:val="0"/>
          <w:marRight w:val="0"/>
          <w:marTop w:val="0"/>
          <w:marBottom w:val="0"/>
          <w:divBdr>
            <w:top w:val="none" w:sz="0" w:space="0" w:color="auto"/>
            <w:left w:val="none" w:sz="0" w:space="0" w:color="auto"/>
            <w:bottom w:val="none" w:sz="0" w:space="0" w:color="auto"/>
            <w:right w:val="none" w:sz="0" w:space="0" w:color="auto"/>
          </w:divBdr>
        </w:div>
        <w:div w:id="1081176960">
          <w:marLeft w:val="0"/>
          <w:marRight w:val="0"/>
          <w:marTop w:val="0"/>
          <w:marBottom w:val="0"/>
          <w:divBdr>
            <w:top w:val="none" w:sz="0" w:space="0" w:color="auto"/>
            <w:left w:val="none" w:sz="0" w:space="0" w:color="auto"/>
            <w:bottom w:val="none" w:sz="0" w:space="0" w:color="auto"/>
            <w:right w:val="none" w:sz="0" w:space="0" w:color="auto"/>
          </w:divBdr>
        </w:div>
        <w:div w:id="1208571337">
          <w:marLeft w:val="0"/>
          <w:marRight w:val="0"/>
          <w:marTop w:val="0"/>
          <w:marBottom w:val="0"/>
          <w:divBdr>
            <w:top w:val="none" w:sz="0" w:space="0" w:color="auto"/>
            <w:left w:val="none" w:sz="0" w:space="0" w:color="auto"/>
            <w:bottom w:val="none" w:sz="0" w:space="0" w:color="auto"/>
            <w:right w:val="none" w:sz="0" w:space="0" w:color="auto"/>
          </w:divBdr>
        </w:div>
        <w:div w:id="1238243447">
          <w:marLeft w:val="0"/>
          <w:marRight w:val="0"/>
          <w:marTop w:val="0"/>
          <w:marBottom w:val="0"/>
          <w:divBdr>
            <w:top w:val="none" w:sz="0" w:space="0" w:color="auto"/>
            <w:left w:val="none" w:sz="0" w:space="0" w:color="auto"/>
            <w:bottom w:val="none" w:sz="0" w:space="0" w:color="auto"/>
            <w:right w:val="none" w:sz="0" w:space="0" w:color="auto"/>
          </w:divBdr>
        </w:div>
        <w:div w:id="1501386349">
          <w:marLeft w:val="0"/>
          <w:marRight w:val="0"/>
          <w:marTop w:val="0"/>
          <w:marBottom w:val="0"/>
          <w:divBdr>
            <w:top w:val="none" w:sz="0" w:space="0" w:color="auto"/>
            <w:left w:val="none" w:sz="0" w:space="0" w:color="auto"/>
            <w:bottom w:val="none" w:sz="0" w:space="0" w:color="auto"/>
            <w:right w:val="none" w:sz="0" w:space="0" w:color="auto"/>
          </w:divBdr>
        </w:div>
      </w:divsChild>
    </w:div>
    <w:div w:id="286204976">
      <w:bodyDiv w:val="1"/>
      <w:marLeft w:val="0"/>
      <w:marRight w:val="0"/>
      <w:marTop w:val="0"/>
      <w:marBottom w:val="0"/>
      <w:divBdr>
        <w:top w:val="none" w:sz="0" w:space="0" w:color="auto"/>
        <w:left w:val="none" w:sz="0" w:space="0" w:color="auto"/>
        <w:bottom w:val="none" w:sz="0" w:space="0" w:color="auto"/>
        <w:right w:val="none" w:sz="0" w:space="0" w:color="auto"/>
      </w:divBdr>
      <w:divsChild>
        <w:div w:id="1155532571">
          <w:marLeft w:val="0"/>
          <w:marRight w:val="0"/>
          <w:marTop w:val="0"/>
          <w:marBottom w:val="0"/>
          <w:divBdr>
            <w:top w:val="none" w:sz="0" w:space="0" w:color="auto"/>
            <w:left w:val="none" w:sz="0" w:space="0" w:color="auto"/>
            <w:bottom w:val="none" w:sz="0" w:space="0" w:color="auto"/>
            <w:right w:val="none" w:sz="0" w:space="0" w:color="auto"/>
          </w:divBdr>
        </w:div>
      </w:divsChild>
    </w:div>
    <w:div w:id="367418211">
      <w:bodyDiv w:val="1"/>
      <w:marLeft w:val="0"/>
      <w:marRight w:val="0"/>
      <w:marTop w:val="0"/>
      <w:marBottom w:val="0"/>
      <w:divBdr>
        <w:top w:val="none" w:sz="0" w:space="0" w:color="auto"/>
        <w:left w:val="none" w:sz="0" w:space="0" w:color="auto"/>
        <w:bottom w:val="none" w:sz="0" w:space="0" w:color="auto"/>
        <w:right w:val="none" w:sz="0" w:space="0" w:color="auto"/>
      </w:divBdr>
      <w:divsChild>
        <w:div w:id="75979499">
          <w:marLeft w:val="0"/>
          <w:marRight w:val="0"/>
          <w:marTop w:val="0"/>
          <w:marBottom w:val="0"/>
          <w:divBdr>
            <w:top w:val="none" w:sz="0" w:space="0" w:color="auto"/>
            <w:left w:val="none" w:sz="0" w:space="0" w:color="auto"/>
            <w:bottom w:val="none" w:sz="0" w:space="0" w:color="auto"/>
            <w:right w:val="none" w:sz="0" w:space="0" w:color="auto"/>
          </w:divBdr>
        </w:div>
        <w:div w:id="188639978">
          <w:marLeft w:val="0"/>
          <w:marRight w:val="0"/>
          <w:marTop w:val="0"/>
          <w:marBottom w:val="0"/>
          <w:divBdr>
            <w:top w:val="none" w:sz="0" w:space="0" w:color="auto"/>
            <w:left w:val="none" w:sz="0" w:space="0" w:color="auto"/>
            <w:bottom w:val="none" w:sz="0" w:space="0" w:color="auto"/>
            <w:right w:val="none" w:sz="0" w:space="0" w:color="auto"/>
          </w:divBdr>
        </w:div>
        <w:div w:id="347800904">
          <w:marLeft w:val="0"/>
          <w:marRight w:val="0"/>
          <w:marTop w:val="0"/>
          <w:marBottom w:val="0"/>
          <w:divBdr>
            <w:top w:val="none" w:sz="0" w:space="0" w:color="auto"/>
            <w:left w:val="none" w:sz="0" w:space="0" w:color="auto"/>
            <w:bottom w:val="none" w:sz="0" w:space="0" w:color="auto"/>
            <w:right w:val="none" w:sz="0" w:space="0" w:color="auto"/>
          </w:divBdr>
        </w:div>
        <w:div w:id="779296473">
          <w:marLeft w:val="0"/>
          <w:marRight w:val="0"/>
          <w:marTop w:val="0"/>
          <w:marBottom w:val="0"/>
          <w:divBdr>
            <w:top w:val="none" w:sz="0" w:space="0" w:color="auto"/>
            <w:left w:val="none" w:sz="0" w:space="0" w:color="auto"/>
            <w:bottom w:val="none" w:sz="0" w:space="0" w:color="auto"/>
            <w:right w:val="none" w:sz="0" w:space="0" w:color="auto"/>
          </w:divBdr>
          <w:divsChild>
            <w:div w:id="1280143259">
              <w:marLeft w:val="-75"/>
              <w:marRight w:val="0"/>
              <w:marTop w:val="30"/>
              <w:marBottom w:val="30"/>
              <w:divBdr>
                <w:top w:val="none" w:sz="0" w:space="0" w:color="auto"/>
                <w:left w:val="none" w:sz="0" w:space="0" w:color="auto"/>
                <w:bottom w:val="none" w:sz="0" w:space="0" w:color="auto"/>
                <w:right w:val="none" w:sz="0" w:space="0" w:color="auto"/>
              </w:divBdr>
              <w:divsChild>
                <w:div w:id="47582243">
                  <w:marLeft w:val="0"/>
                  <w:marRight w:val="0"/>
                  <w:marTop w:val="0"/>
                  <w:marBottom w:val="0"/>
                  <w:divBdr>
                    <w:top w:val="none" w:sz="0" w:space="0" w:color="auto"/>
                    <w:left w:val="none" w:sz="0" w:space="0" w:color="auto"/>
                    <w:bottom w:val="none" w:sz="0" w:space="0" w:color="auto"/>
                    <w:right w:val="none" w:sz="0" w:space="0" w:color="auto"/>
                  </w:divBdr>
                  <w:divsChild>
                    <w:div w:id="1296835340">
                      <w:marLeft w:val="0"/>
                      <w:marRight w:val="0"/>
                      <w:marTop w:val="0"/>
                      <w:marBottom w:val="0"/>
                      <w:divBdr>
                        <w:top w:val="none" w:sz="0" w:space="0" w:color="auto"/>
                        <w:left w:val="none" w:sz="0" w:space="0" w:color="auto"/>
                        <w:bottom w:val="none" w:sz="0" w:space="0" w:color="auto"/>
                        <w:right w:val="none" w:sz="0" w:space="0" w:color="auto"/>
                      </w:divBdr>
                    </w:div>
                  </w:divsChild>
                </w:div>
                <w:div w:id="185944031">
                  <w:marLeft w:val="0"/>
                  <w:marRight w:val="0"/>
                  <w:marTop w:val="0"/>
                  <w:marBottom w:val="0"/>
                  <w:divBdr>
                    <w:top w:val="none" w:sz="0" w:space="0" w:color="auto"/>
                    <w:left w:val="none" w:sz="0" w:space="0" w:color="auto"/>
                    <w:bottom w:val="none" w:sz="0" w:space="0" w:color="auto"/>
                    <w:right w:val="none" w:sz="0" w:space="0" w:color="auto"/>
                  </w:divBdr>
                  <w:divsChild>
                    <w:div w:id="1031490942">
                      <w:marLeft w:val="0"/>
                      <w:marRight w:val="0"/>
                      <w:marTop w:val="0"/>
                      <w:marBottom w:val="0"/>
                      <w:divBdr>
                        <w:top w:val="none" w:sz="0" w:space="0" w:color="auto"/>
                        <w:left w:val="none" w:sz="0" w:space="0" w:color="auto"/>
                        <w:bottom w:val="none" w:sz="0" w:space="0" w:color="auto"/>
                        <w:right w:val="none" w:sz="0" w:space="0" w:color="auto"/>
                      </w:divBdr>
                    </w:div>
                  </w:divsChild>
                </w:div>
                <w:div w:id="258833924">
                  <w:marLeft w:val="0"/>
                  <w:marRight w:val="0"/>
                  <w:marTop w:val="0"/>
                  <w:marBottom w:val="0"/>
                  <w:divBdr>
                    <w:top w:val="none" w:sz="0" w:space="0" w:color="auto"/>
                    <w:left w:val="none" w:sz="0" w:space="0" w:color="auto"/>
                    <w:bottom w:val="none" w:sz="0" w:space="0" w:color="auto"/>
                    <w:right w:val="none" w:sz="0" w:space="0" w:color="auto"/>
                  </w:divBdr>
                  <w:divsChild>
                    <w:div w:id="189538790">
                      <w:marLeft w:val="0"/>
                      <w:marRight w:val="0"/>
                      <w:marTop w:val="0"/>
                      <w:marBottom w:val="0"/>
                      <w:divBdr>
                        <w:top w:val="none" w:sz="0" w:space="0" w:color="auto"/>
                        <w:left w:val="none" w:sz="0" w:space="0" w:color="auto"/>
                        <w:bottom w:val="none" w:sz="0" w:space="0" w:color="auto"/>
                        <w:right w:val="none" w:sz="0" w:space="0" w:color="auto"/>
                      </w:divBdr>
                    </w:div>
                  </w:divsChild>
                </w:div>
                <w:div w:id="364791101">
                  <w:marLeft w:val="0"/>
                  <w:marRight w:val="0"/>
                  <w:marTop w:val="0"/>
                  <w:marBottom w:val="0"/>
                  <w:divBdr>
                    <w:top w:val="none" w:sz="0" w:space="0" w:color="auto"/>
                    <w:left w:val="none" w:sz="0" w:space="0" w:color="auto"/>
                    <w:bottom w:val="none" w:sz="0" w:space="0" w:color="auto"/>
                    <w:right w:val="none" w:sz="0" w:space="0" w:color="auto"/>
                  </w:divBdr>
                  <w:divsChild>
                    <w:div w:id="826088754">
                      <w:marLeft w:val="0"/>
                      <w:marRight w:val="0"/>
                      <w:marTop w:val="0"/>
                      <w:marBottom w:val="0"/>
                      <w:divBdr>
                        <w:top w:val="none" w:sz="0" w:space="0" w:color="auto"/>
                        <w:left w:val="none" w:sz="0" w:space="0" w:color="auto"/>
                        <w:bottom w:val="none" w:sz="0" w:space="0" w:color="auto"/>
                        <w:right w:val="none" w:sz="0" w:space="0" w:color="auto"/>
                      </w:divBdr>
                    </w:div>
                  </w:divsChild>
                </w:div>
                <w:div w:id="509566589">
                  <w:marLeft w:val="0"/>
                  <w:marRight w:val="0"/>
                  <w:marTop w:val="0"/>
                  <w:marBottom w:val="0"/>
                  <w:divBdr>
                    <w:top w:val="none" w:sz="0" w:space="0" w:color="auto"/>
                    <w:left w:val="none" w:sz="0" w:space="0" w:color="auto"/>
                    <w:bottom w:val="none" w:sz="0" w:space="0" w:color="auto"/>
                    <w:right w:val="none" w:sz="0" w:space="0" w:color="auto"/>
                  </w:divBdr>
                  <w:divsChild>
                    <w:div w:id="688141330">
                      <w:marLeft w:val="0"/>
                      <w:marRight w:val="0"/>
                      <w:marTop w:val="0"/>
                      <w:marBottom w:val="0"/>
                      <w:divBdr>
                        <w:top w:val="none" w:sz="0" w:space="0" w:color="auto"/>
                        <w:left w:val="none" w:sz="0" w:space="0" w:color="auto"/>
                        <w:bottom w:val="none" w:sz="0" w:space="0" w:color="auto"/>
                        <w:right w:val="none" w:sz="0" w:space="0" w:color="auto"/>
                      </w:divBdr>
                    </w:div>
                    <w:div w:id="868299392">
                      <w:marLeft w:val="0"/>
                      <w:marRight w:val="0"/>
                      <w:marTop w:val="0"/>
                      <w:marBottom w:val="0"/>
                      <w:divBdr>
                        <w:top w:val="none" w:sz="0" w:space="0" w:color="auto"/>
                        <w:left w:val="none" w:sz="0" w:space="0" w:color="auto"/>
                        <w:bottom w:val="none" w:sz="0" w:space="0" w:color="auto"/>
                        <w:right w:val="none" w:sz="0" w:space="0" w:color="auto"/>
                      </w:divBdr>
                    </w:div>
                  </w:divsChild>
                </w:div>
                <w:div w:id="664867990">
                  <w:marLeft w:val="0"/>
                  <w:marRight w:val="0"/>
                  <w:marTop w:val="0"/>
                  <w:marBottom w:val="0"/>
                  <w:divBdr>
                    <w:top w:val="none" w:sz="0" w:space="0" w:color="auto"/>
                    <w:left w:val="none" w:sz="0" w:space="0" w:color="auto"/>
                    <w:bottom w:val="none" w:sz="0" w:space="0" w:color="auto"/>
                    <w:right w:val="none" w:sz="0" w:space="0" w:color="auto"/>
                  </w:divBdr>
                  <w:divsChild>
                    <w:div w:id="995762356">
                      <w:marLeft w:val="0"/>
                      <w:marRight w:val="0"/>
                      <w:marTop w:val="0"/>
                      <w:marBottom w:val="0"/>
                      <w:divBdr>
                        <w:top w:val="none" w:sz="0" w:space="0" w:color="auto"/>
                        <w:left w:val="none" w:sz="0" w:space="0" w:color="auto"/>
                        <w:bottom w:val="none" w:sz="0" w:space="0" w:color="auto"/>
                        <w:right w:val="none" w:sz="0" w:space="0" w:color="auto"/>
                      </w:divBdr>
                    </w:div>
                  </w:divsChild>
                </w:div>
                <w:div w:id="668098051">
                  <w:marLeft w:val="0"/>
                  <w:marRight w:val="0"/>
                  <w:marTop w:val="0"/>
                  <w:marBottom w:val="0"/>
                  <w:divBdr>
                    <w:top w:val="none" w:sz="0" w:space="0" w:color="auto"/>
                    <w:left w:val="none" w:sz="0" w:space="0" w:color="auto"/>
                    <w:bottom w:val="none" w:sz="0" w:space="0" w:color="auto"/>
                    <w:right w:val="none" w:sz="0" w:space="0" w:color="auto"/>
                  </w:divBdr>
                  <w:divsChild>
                    <w:div w:id="1429352596">
                      <w:marLeft w:val="0"/>
                      <w:marRight w:val="0"/>
                      <w:marTop w:val="0"/>
                      <w:marBottom w:val="0"/>
                      <w:divBdr>
                        <w:top w:val="none" w:sz="0" w:space="0" w:color="auto"/>
                        <w:left w:val="none" w:sz="0" w:space="0" w:color="auto"/>
                        <w:bottom w:val="none" w:sz="0" w:space="0" w:color="auto"/>
                        <w:right w:val="none" w:sz="0" w:space="0" w:color="auto"/>
                      </w:divBdr>
                    </w:div>
                  </w:divsChild>
                </w:div>
                <w:div w:id="740560519">
                  <w:marLeft w:val="0"/>
                  <w:marRight w:val="0"/>
                  <w:marTop w:val="0"/>
                  <w:marBottom w:val="0"/>
                  <w:divBdr>
                    <w:top w:val="none" w:sz="0" w:space="0" w:color="auto"/>
                    <w:left w:val="none" w:sz="0" w:space="0" w:color="auto"/>
                    <w:bottom w:val="none" w:sz="0" w:space="0" w:color="auto"/>
                    <w:right w:val="none" w:sz="0" w:space="0" w:color="auto"/>
                  </w:divBdr>
                  <w:divsChild>
                    <w:div w:id="645089294">
                      <w:marLeft w:val="0"/>
                      <w:marRight w:val="0"/>
                      <w:marTop w:val="0"/>
                      <w:marBottom w:val="0"/>
                      <w:divBdr>
                        <w:top w:val="none" w:sz="0" w:space="0" w:color="auto"/>
                        <w:left w:val="none" w:sz="0" w:space="0" w:color="auto"/>
                        <w:bottom w:val="none" w:sz="0" w:space="0" w:color="auto"/>
                        <w:right w:val="none" w:sz="0" w:space="0" w:color="auto"/>
                      </w:divBdr>
                    </w:div>
                    <w:div w:id="1836191853">
                      <w:marLeft w:val="0"/>
                      <w:marRight w:val="0"/>
                      <w:marTop w:val="0"/>
                      <w:marBottom w:val="0"/>
                      <w:divBdr>
                        <w:top w:val="none" w:sz="0" w:space="0" w:color="auto"/>
                        <w:left w:val="none" w:sz="0" w:space="0" w:color="auto"/>
                        <w:bottom w:val="none" w:sz="0" w:space="0" w:color="auto"/>
                        <w:right w:val="none" w:sz="0" w:space="0" w:color="auto"/>
                      </w:divBdr>
                    </w:div>
                  </w:divsChild>
                </w:div>
                <w:div w:id="855386054">
                  <w:marLeft w:val="0"/>
                  <w:marRight w:val="0"/>
                  <w:marTop w:val="0"/>
                  <w:marBottom w:val="0"/>
                  <w:divBdr>
                    <w:top w:val="none" w:sz="0" w:space="0" w:color="auto"/>
                    <w:left w:val="none" w:sz="0" w:space="0" w:color="auto"/>
                    <w:bottom w:val="none" w:sz="0" w:space="0" w:color="auto"/>
                    <w:right w:val="none" w:sz="0" w:space="0" w:color="auto"/>
                  </w:divBdr>
                  <w:divsChild>
                    <w:div w:id="508564633">
                      <w:marLeft w:val="0"/>
                      <w:marRight w:val="0"/>
                      <w:marTop w:val="0"/>
                      <w:marBottom w:val="0"/>
                      <w:divBdr>
                        <w:top w:val="none" w:sz="0" w:space="0" w:color="auto"/>
                        <w:left w:val="none" w:sz="0" w:space="0" w:color="auto"/>
                        <w:bottom w:val="none" w:sz="0" w:space="0" w:color="auto"/>
                        <w:right w:val="none" w:sz="0" w:space="0" w:color="auto"/>
                      </w:divBdr>
                    </w:div>
                  </w:divsChild>
                </w:div>
                <w:div w:id="859319815">
                  <w:marLeft w:val="0"/>
                  <w:marRight w:val="0"/>
                  <w:marTop w:val="0"/>
                  <w:marBottom w:val="0"/>
                  <w:divBdr>
                    <w:top w:val="none" w:sz="0" w:space="0" w:color="auto"/>
                    <w:left w:val="none" w:sz="0" w:space="0" w:color="auto"/>
                    <w:bottom w:val="none" w:sz="0" w:space="0" w:color="auto"/>
                    <w:right w:val="none" w:sz="0" w:space="0" w:color="auto"/>
                  </w:divBdr>
                  <w:divsChild>
                    <w:div w:id="788089856">
                      <w:marLeft w:val="0"/>
                      <w:marRight w:val="0"/>
                      <w:marTop w:val="0"/>
                      <w:marBottom w:val="0"/>
                      <w:divBdr>
                        <w:top w:val="none" w:sz="0" w:space="0" w:color="auto"/>
                        <w:left w:val="none" w:sz="0" w:space="0" w:color="auto"/>
                        <w:bottom w:val="none" w:sz="0" w:space="0" w:color="auto"/>
                        <w:right w:val="none" w:sz="0" w:space="0" w:color="auto"/>
                      </w:divBdr>
                    </w:div>
                    <w:div w:id="1671368902">
                      <w:marLeft w:val="0"/>
                      <w:marRight w:val="0"/>
                      <w:marTop w:val="0"/>
                      <w:marBottom w:val="0"/>
                      <w:divBdr>
                        <w:top w:val="none" w:sz="0" w:space="0" w:color="auto"/>
                        <w:left w:val="none" w:sz="0" w:space="0" w:color="auto"/>
                        <w:bottom w:val="none" w:sz="0" w:space="0" w:color="auto"/>
                        <w:right w:val="none" w:sz="0" w:space="0" w:color="auto"/>
                      </w:divBdr>
                    </w:div>
                  </w:divsChild>
                </w:div>
                <w:div w:id="963659336">
                  <w:marLeft w:val="0"/>
                  <w:marRight w:val="0"/>
                  <w:marTop w:val="0"/>
                  <w:marBottom w:val="0"/>
                  <w:divBdr>
                    <w:top w:val="none" w:sz="0" w:space="0" w:color="auto"/>
                    <w:left w:val="none" w:sz="0" w:space="0" w:color="auto"/>
                    <w:bottom w:val="none" w:sz="0" w:space="0" w:color="auto"/>
                    <w:right w:val="none" w:sz="0" w:space="0" w:color="auto"/>
                  </w:divBdr>
                  <w:divsChild>
                    <w:div w:id="2101758506">
                      <w:marLeft w:val="0"/>
                      <w:marRight w:val="0"/>
                      <w:marTop w:val="0"/>
                      <w:marBottom w:val="0"/>
                      <w:divBdr>
                        <w:top w:val="none" w:sz="0" w:space="0" w:color="auto"/>
                        <w:left w:val="none" w:sz="0" w:space="0" w:color="auto"/>
                        <w:bottom w:val="none" w:sz="0" w:space="0" w:color="auto"/>
                        <w:right w:val="none" w:sz="0" w:space="0" w:color="auto"/>
                      </w:divBdr>
                    </w:div>
                  </w:divsChild>
                </w:div>
                <w:div w:id="1063986596">
                  <w:marLeft w:val="0"/>
                  <w:marRight w:val="0"/>
                  <w:marTop w:val="0"/>
                  <w:marBottom w:val="0"/>
                  <w:divBdr>
                    <w:top w:val="none" w:sz="0" w:space="0" w:color="auto"/>
                    <w:left w:val="none" w:sz="0" w:space="0" w:color="auto"/>
                    <w:bottom w:val="none" w:sz="0" w:space="0" w:color="auto"/>
                    <w:right w:val="none" w:sz="0" w:space="0" w:color="auto"/>
                  </w:divBdr>
                  <w:divsChild>
                    <w:div w:id="2017534366">
                      <w:marLeft w:val="0"/>
                      <w:marRight w:val="0"/>
                      <w:marTop w:val="0"/>
                      <w:marBottom w:val="0"/>
                      <w:divBdr>
                        <w:top w:val="none" w:sz="0" w:space="0" w:color="auto"/>
                        <w:left w:val="none" w:sz="0" w:space="0" w:color="auto"/>
                        <w:bottom w:val="none" w:sz="0" w:space="0" w:color="auto"/>
                        <w:right w:val="none" w:sz="0" w:space="0" w:color="auto"/>
                      </w:divBdr>
                    </w:div>
                  </w:divsChild>
                </w:div>
                <w:div w:id="1175850033">
                  <w:marLeft w:val="0"/>
                  <w:marRight w:val="0"/>
                  <w:marTop w:val="0"/>
                  <w:marBottom w:val="0"/>
                  <w:divBdr>
                    <w:top w:val="none" w:sz="0" w:space="0" w:color="auto"/>
                    <w:left w:val="none" w:sz="0" w:space="0" w:color="auto"/>
                    <w:bottom w:val="none" w:sz="0" w:space="0" w:color="auto"/>
                    <w:right w:val="none" w:sz="0" w:space="0" w:color="auto"/>
                  </w:divBdr>
                  <w:divsChild>
                    <w:div w:id="1849368466">
                      <w:marLeft w:val="0"/>
                      <w:marRight w:val="0"/>
                      <w:marTop w:val="0"/>
                      <w:marBottom w:val="0"/>
                      <w:divBdr>
                        <w:top w:val="none" w:sz="0" w:space="0" w:color="auto"/>
                        <w:left w:val="none" w:sz="0" w:space="0" w:color="auto"/>
                        <w:bottom w:val="none" w:sz="0" w:space="0" w:color="auto"/>
                        <w:right w:val="none" w:sz="0" w:space="0" w:color="auto"/>
                      </w:divBdr>
                    </w:div>
                  </w:divsChild>
                </w:div>
                <w:div w:id="1225261793">
                  <w:marLeft w:val="0"/>
                  <w:marRight w:val="0"/>
                  <w:marTop w:val="0"/>
                  <w:marBottom w:val="0"/>
                  <w:divBdr>
                    <w:top w:val="none" w:sz="0" w:space="0" w:color="auto"/>
                    <w:left w:val="none" w:sz="0" w:space="0" w:color="auto"/>
                    <w:bottom w:val="none" w:sz="0" w:space="0" w:color="auto"/>
                    <w:right w:val="none" w:sz="0" w:space="0" w:color="auto"/>
                  </w:divBdr>
                  <w:divsChild>
                    <w:div w:id="328414471">
                      <w:marLeft w:val="0"/>
                      <w:marRight w:val="0"/>
                      <w:marTop w:val="0"/>
                      <w:marBottom w:val="0"/>
                      <w:divBdr>
                        <w:top w:val="none" w:sz="0" w:space="0" w:color="auto"/>
                        <w:left w:val="none" w:sz="0" w:space="0" w:color="auto"/>
                        <w:bottom w:val="none" w:sz="0" w:space="0" w:color="auto"/>
                        <w:right w:val="none" w:sz="0" w:space="0" w:color="auto"/>
                      </w:divBdr>
                    </w:div>
                    <w:div w:id="1549339801">
                      <w:marLeft w:val="0"/>
                      <w:marRight w:val="0"/>
                      <w:marTop w:val="0"/>
                      <w:marBottom w:val="0"/>
                      <w:divBdr>
                        <w:top w:val="none" w:sz="0" w:space="0" w:color="auto"/>
                        <w:left w:val="none" w:sz="0" w:space="0" w:color="auto"/>
                        <w:bottom w:val="none" w:sz="0" w:space="0" w:color="auto"/>
                        <w:right w:val="none" w:sz="0" w:space="0" w:color="auto"/>
                      </w:divBdr>
                    </w:div>
                  </w:divsChild>
                </w:div>
                <w:div w:id="1370573772">
                  <w:marLeft w:val="0"/>
                  <w:marRight w:val="0"/>
                  <w:marTop w:val="0"/>
                  <w:marBottom w:val="0"/>
                  <w:divBdr>
                    <w:top w:val="none" w:sz="0" w:space="0" w:color="auto"/>
                    <w:left w:val="none" w:sz="0" w:space="0" w:color="auto"/>
                    <w:bottom w:val="none" w:sz="0" w:space="0" w:color="auto"/>
                    <w:right w:val="none" w:sz="0" w:space="0" w:color="auto"/>
                  </w:divBdr>
                  <w:divsChild>
                    <w:div w:id="302468837">
                      <w:marLeft w:val="0"/>
                      <w:marRight w:val="0"/>
                      <w:marTop w:val="0"/>
                      <w:marBottom w:val="0"/>
                      <w:divBdr>
                        <w:top w:val="none" w:sz="0" w:space="0" w:color="auto"/>
                        <w:left w:val="none" w:sz="0" w:space="0" w:color="auto"/>
                        <w:bottom w:val="none" w:sz="0" w:space="0" w:color="auto"/>
                        <w:right w:val="none" w:sz="0" w:space="0" w:color="auto"/>
                      </w:divBdr>
                    </w:div>
                  </w:divsChild>
                </w:div>
                <w:div w:id="1373774174">
                  <w:marLeft w:val="0"/>
                  <w:marRight w:val="0"/>
                  <w:marTop w:val="0"/>
                  <w:marBottom w:val="0"/>
                  <w:divBdr>
                    <w:top w:val="none" w:sz="0" w:space="0" w:color="auto"/>
                    <w:left w:val="none" w:sz="0" w:space="0" w:color="auto"/>
                    <w:bottom w:val="none" w:sz="0" w:space="0" w:color="auto"/>
                    <w:right w:val="none" w:sz="0" w:space="0" w:color="auto"/>
                  </w:divBdr>
                  <w:divsChild>
                    <w:div w:id="1442188648">
                      <w:marLeft w:val="0"/>
                      <w:marRight w:val="0"/>
                      <w:marTop w:val="0"/>
                      <w:marBottom w:val="0"/>
                      <w:divBdr>
                        <w:top w:val="none" w:sz="0" w:space="0" w:color="auto"/>
                        <w:left w:val="none" w:sz="0" w:space="0" w:color="auto"/>
                        <w:bottom w:val="none" w:sz="0" w:space="0" w:color="auto"/>
                        <w:right w:val="none" w:sz="0" w:space="0" w:color="auto"/>
                      </w:divBdr>
                    </w:div>
                  </w:divsChild>
                </w:div>
                <w:div w:id="1463500924">
                  <w:marLeft w:val="0"/>
                  <w:marRight w:val="0"/>
                  <w:marTop w:val="0"/>
                  <w:marBottom w:val="0"/>
                  <w:divBdr>
                    <w:top w:val="none" w:sz="0" w:space="0" w:color="auto"/>
                    <w:left w:val="none" w:sz="0" w:space="0" w:color="auto"/>
                    <w:bottom w:val="none" w:sz="0" w:space="0" w:color="auto"/>
                    <w:right w:val="none" w:sz="0" w:space="0" w:color="auto"/>
                  </w:divBdr>
                  <w:divsChild>
                    <w:div w:id="643512556">
                      <w:marLeft w:val="0"/>
                      <w:marRight w:val="0"/>
                      <w:marTop w:val="0"/>
                      <w:marBottom w:val="0"/>
                      <w:divBdr>
                        <w:top w:val="none" w:sz="0" w:space="0" w:color="auto"/>
                        <w:left w:val="none" w:sz="0" w:space="0" w:color="auto"/>
                        <w:bottom w:val="none" w:sz="0" w:space="0" w:color="auto"/>
                        <w:right w:val="none" w:sz="0" w:space="0" w:color="auto"/>
                      </w:divBdr>
                    </w:div>
                    <w:div w:id="1338385344">
                      <w:marLeft w:val="0"/>
                      <w:marRight w:val="0"/>
                      <w:marTop w:val="0"/>
                      <w:marBottom w:val="0"/>
                      <w:divBdr>
                        <w:top w:val="none" w:sz="0" w:space="0" w:color="auto"/>
                        <w:left w:val="none" w:sz="0" w:space="0" w:color="auto"/>
                        <w:bottom w:val="none" w:sz="0" w:space="0" w:color="auto"/>
                        <w:right w:val="none" w:sz="0" w:space="0" w:color="auto"/>
                      </w:divBdr>
                    </w:div>
                  </w:divsChild>
                </w:div>
                <w:div w:id="1499809461">
                  <w:marLeft w:val="0"/>
                  <w:marRight w:val="0"/>
                  <w:marTop w:val="0"/>
                  <w:marBottom w:val="0"/>
                  <w:divBdr>
                    <w:top w:val="none" w:sz="0" w:space="0" w:color="auto"/>
                    <w:left w:val="none" w:sz="0" w:space="0" w:color="auto"/>
                    <w:bottom w:val="none" w:sz="0" w:space="0" w:color="auto"/>
                    <w:right w:val="none" w:sz="0" w:space="0" w:color="auto"/>
                  </w:divBdr>
                  <w:divsChild>
                    <w:div w:id="1975594503">
                      <w:marLeft w:val="0"/>
                      <w:marRight w:val="0"/>
                      <w:marTop w:val="0"/>
                      <w:marBottom w:val="0"/>
                      <w:divBdr>
                        <w:top w:val="none" w:sz="0" w:space="0" w:color="auto"/>
                        <w:left w:val="none" w:sz="0" w:space="0" w:color="auto"/>
                        <w:bottom w:val="none" w:sz="0" w:space="0" w:color="auto"/>
                        <w:right w:val="none" w:sz="0" w:space="0" w:color="auto"/>
                      </w:divBdr>
                    </w:div>
                  </w:divsChild>
                </w:div>
                <w:div w:id="1522282614">
                  <w:marLeft w:val="0"/>
                  <w:marRight w:val="0"/>
                  <w:marTop w:val="0"/>
                  <w:marBottom w:val="0"/>
                  <w:divBdr>
                    <w:top w:val="none" w:sz="0" w:space="0" w:color="auto"/>
                    <w:left w:val="none" w:sz="0" w:space="0" w:color="auto"/>
                    <w:bottom w:val="none" w:sz="0" w:space="0" w:color="auto"/>
                    <w:right w:val="none" w:sz="0" w:space="0" w:color="auto"/>
                  </w:divBdr>
                  <w:divsChild>
                    <w:div w:id="1960063809">
                      <w:marLeft w:val="0"/>
                      <w:marRight w:val="0"/>
                      <w:marTop w:val="0"/>
                      <w:marBottom w:val="0"/>
                      <w:divBdr>
                        <w:top w:val="none" w:sz="0" w:space="0" w:color="auto"/>
                        <w:left w:val="none" w:sz="0" w:space="0" w:color="auto"/>
                        <w:bottom w:val="none" w:sz="0" w:space="0" w:color="auto"/>
                        <w:right w:val="none" w:sz="0" w:space="0" w:color="auto"/>
                      </w:divBdr>
                    </w:div>
                  </w:divsChild>
                </w:div>
                <w:div w:id="1529446234">
                  <w:marLeft w:val="0"/>
                  <w:marRight w:val="0"/>
                  <w:marTop w:val="0"/>
                  <w:marBottom w:val="0"/>
                  <w:divBdr>
                    <w:top w:val="none" w:sz="0" w:space="0" w:color="auto"/>
                    <w:left w:val="none" w:sz="0" w:space="0" w:color="auto"/>
                    <w:bottom w:val="none" w:sz="0" w:space="0" w:color="auto"/>
                    <w:right w:val="none" w:sz="0" w:space="0" w:color="auto"/>
                  </w:divBdr>
                  <w:divsChild>
                    <w:div w:id="1993942955">
                      <w:marLeft w:val="0"/>
                      <w:marRight w:val="0"/>
                      <w:marTop w:val="0"/>
                      <w:marBottom w:val="0"/>
                      <w:divBdr>
                        <w:top w:val="none" w:sz="0" w:space="0" w:color="auto"/>
                        <w:left w:val="none" w:sz="0" w:space="0" w:color="auto"/>
                        <w:bottom w:val="none" w:sz="0" w:space="0" w:color="auto"/>
                        <w:right w:val="none" w:sz="0" w:space="0" w:color="auto"/>
                      </w:divBdr>
                    </w:div>
                  </w:divsChild>
                </w:div>
                <w:div w:id="1548879570">
                  <w:marLeft w:val="0"/>
                  <w:marRight w:val="0"/>
                  <w:marTop w:val="0"/>
                  <w:marBottom w:val="0"/>
                  <w:divBdr>
                    <w:top w:val="none" w:sz="0" w:space="0" w:color="auto"/>
                    <w:left w:val="none" w:sz="0" w:space="0" w:color="auto"/>
                    <w:bottom w:val="none" w:sz="0" w:space="0" w:color="auto"/>
                    <w:right w:val="none" w:sz="0" w:space="0" w:color="auto"/>
                  </w:divBdr>
                  <w:divsChild>
                    <w:div w:id="2082485180">
                      <w:marLeft w:val="0"/>
                      <w:marRight w:val="0"/>
                      <w:marTop w:val="0"/>
                      <w:marBottom w:val="0"/>
                      <w:divBdr>
                        <w:top w:val="none" w:sz="0" w:space="0" w:color="auto"/>
                        <w:left w:val="none" w:sz="0" w:space="0" w:color="auto"/>
                        <w:bottom w:val="none" w:sz="0" w:space="0" w:color="auto"/>
                        <w:right w:val="none" w:sz="0" w:space="0" w:color="auto"/>
                      </w:divBdr>
                    </w:div>
                  </w:divsChild>
                </w:div>
                <w:div w:id="1707874667">
                  <w:marLeft w:val="0"/>
                  <w:marRight w:val="0"/>
                  <w:marTop w:val="0"/>
                  <w:marBottom w:val="0"/>
                  <w:divBdr>
                    <w:top w:val="none" w:sz="0" w:space="0" w:color="auto"/>
                    <w:left w:val="none" w:sz="0" w:space="0" w:color="auto"/>
                    <w:bottom w:val="none" w:sz="0" w:space="0" w:color="auto"/>
                    <w:right w:val="none" w:sz="0" w:space="0" w:color="auto"/>
                  </w:divBdr>
                  <w:divsChild>
                    <w:div w:id="309210974">
                      <w:marLeft w:val="0"/>
                      <w:marRight w:val="0"/>
                      <w:marTop w:val="0"/>
                      <w:marBottom w:val="0"/>
                      <w:divBdr>
                        <w:top w:val="none" w:sz="0" w:space="0" w:color="auto"/>
                        <w:left w:val="none" w:sz="0" w:space="0" w:color="auto"/>
                        <w:bottom w:val="none" w:sz="0" w:space="0" w:color="auto"/>
                        <w:right w:val="none" w:sz="0" w:space="0" w:color="auto"/>
                      </w:divBdr>
                    </w:div>
                    <w:div w:id="1187716748">
                      <w:marLeft w:val="0"/>
                      <w:marRight w:val="0"/>
                      <w:marTop w:val="0"/>
                      <w:marBottom w:val="0"/>
                      <w:divBdr>
                        <w:top w:val="none" w:sz="0" w:space="0" w:color="auto"/>
                        <w:left w:val="none" w:sz="0" w:space="0" w:color="auto"/>
                        <w:bottom w:val="none" w:sz="0" w:space="0" w:color="auto"/>
                        <w:right w:val="none" w:sz="0" w:space="0" w:color="auto"/>
                      </w:divBdr>
                    </w:div>
                  </w:divsChild>
                </w:div>
                <w:div w:id="1779644775">
                  <w:marLeft w:val="0"/>
                  <w:marRight w:val="0"/>
                  <w:marTop w:val="0"/>
                  <w:marBottom w:val="0"/>
                  <w:divBdr>
                    <w:top w:val="none" w:sz="0" w:space="0" w:color="auto"/>
                    <w:left w:val="none" w:sz="0" w:space="0" w:color="auto"/>
                    <w:bottom w:val="none" w:sz="0" w:space="0" w:color="auto"/>
                    <w:right w:val="none" w:sz="0" w:space="0" w:color="auto"/>
                  </w:divBdr>
                  <w:divsChild>
                    <w:div w:id="1973637715">
                      <w:marLeft w:val="0"/>
                      <w:marRight w:val="0"/>
                      <w:marTop w:val="0"/>
                      <w:marBottom w:val="0"/>
                      <w:divBdr>
                        <w:top w:val="none" w:sz="0" w:space="0" w:color="auto"/>
                        <w:left w:val="none" w:sz="0" w:space="0" w:color="auto"/>
                        <w:bottom w:val="none" w:sz="0" w:space="0" w:color="auto"/>
                        <w:right w:val="none" w:sz="0" w:space="0" w:color="auto"/>
                      </w:divBdr>
                    </w:div>
                  </w:divsChild>
                </w:div>
                <w:div w:id="1811630542">
                  <w:marLeft w:val="0"/>
                  <w:marRight w:val="0"/>
                  <w:marTop w:val="0"/>
                  <w:marBottom w:val="0"/>
                  <w:divBdr>
                    <w:top w:val="none" w:sz="0" w:space="0" w:color="auto"/>
                    <w:left w:val="none" w:sz="0" w:space="0" w:color="auto"/>
                    <w:bottom w:val="none" w:sz="0" w:space="0" w:color="auto"/>
                    <w:right w:val="none" w:sz="0" w:space="0" w:color="auto"/>
                  </w:divBdr>
                  <w:divsChild>
                    <w:div w:id="1659311282">
                      <w:marLeft w:val="0"/>
                      <w:marRight w:val="0"/>
                      <w:marTop w:val="0"/>
                      <w:marBottom w:val="0"/>
                      <w:divBdr>
                        <w:top w:val="none" w:sz="0" w:space="0" w:color="auto"/>
                        <w:left w:val="none" w:sz="0" w:space="0" w:color="auto"/>
                        <w:bottom w:val="none" w:sz="0" w:space="0" w:color="auto"/>
                        <w:right w:val="none" w:sz="0" w:space="0" w:color="auto"/>
                      </w:divBdr>
                    </w:div>
                  </w:divsChild>
                </w:div>
                <w:div w:id="1857111205">
                  <w:marLeft w:val="0"/>
                  <w:marRight w:val="0"/>
                  <w:marTop w:val="0"/>
                  <w:marBottom w:val="0"/>
                  <w:divBdr>
                    <w:top w:val="none" w:sz="0" w:space="0" w:color="auto"/>
                    <w:left w:val="none" w:sz="0" w:space="0" w:color="auto"/>
                    <w:bottom w:val="none" w:sz="0" w:space="0" w:color="auto"/>
                    <w:right w:val="none" w:sz="0" w:space="0" w:color="auto"/>
                  </w:divBdr>
                  <w:divsChild>
                    <w:div w:id="155844898">
                      <w:marLeft w:val="0"/>
                      <w:marRight w:val="0"/>
                      <w:marTop w:val="0"/>
                      <w:marBottom w:val="0"/>
                      <w:divBdr>
                        <w:top w:val="none" w:sz="0" w:space="0" w:color="auto"/>
                        <w:left w:val="none" w:sz="0" w:space="0" w:color="auto"/>
                        <w:bottom w:val="none" w:sz="0" w:space="0" w:color="auto"/>
                        <w:right w:val="none" w:sz="0" w:space="0" w:color="auto"/>
                      </w:divBdr>
                    </w:div>
                  </w:divsChild>
                </w:div>
                <w:div w:id="1933273238">
                  <w:marLeft w:val="0"/>
                  <w:marRight w:val="0"/>
                  <w:marTop w:val="0"/>
                  <w:marBottom w:val="0"/>
                  <w:divBdr>
                    <w:top w:val="none" w:sz="0" w:space="0" w:color="auto"/>
                    <w:left w:val="none" w:sz="0" w:space="0" w:color="auto"/>
                    <w:bottom w:val="none" w:sz="0" w:space="0" w:color="auto"/>
                    <w:right w:val="none" w:sz="0" w:space="0" w:color="auto"/>
                  </w:divBdr>
                  <w:divsChild>
                    <w:div w:id="1838307561">
                      <w:marLeft w:val="0"/>
                      <w:marRight w:val="0"/>
                      <w:marTop w:val="0"/>
                      <w:marBottom w:val="0"/>
                      <w:divBdr>
                        <w:top w:val="none" w:sz="0" w:space="0" w:color="auto"/>
                        <w:left w:val="none" w:sz="0" w:space="0" w:color="auto"/>
                        <w:bottom w:val="none" w:sz="0" w:space="0" w:color="auto"/>
                        <w:right w:val="none" w:sz="0" w:space="0" w:color="auto"/>
                      </w:divBdr>
                    </w:div>
                  </w:divsChild>
                </w:div>
                <w:div w:id="1978604656">
                  <w:marLeft w:val="0"/>
                  <w:marRight w:val="0"/>
                  <w:marTop w:val="0"/>
                  <w:marBottom w:val="0"/>
                  <w:divBdr>
                    <w:top w:val="none" w:sz="0" w:space="0" w:color="auto"/>
                    <w:left w:val="none" w:sz="0" w:space="0" w:color="auto"/>
                    <w:bottom w:val="none" w:sz="0" w:space="0" w:color="auto"/>
                    <w:right w:val="none" w:sz="0" w:space="0" w:color="auto"/>
                  </w:divBdr>
                  <w:divsChild>
                    <w:div w:id="1241865626">
                      <w:marLeft w:val="0"/>
                      <w:marRight w:val="0"/>
                      <w:marTop w:val="0"/>
                      <w:marBottom w:val="0"/>
                      <w:divBdr>
                        <w:top w:val="none" w:sz="0" w:space="0" w:color="auto"/>
                        <w:left w:val="none" w:sz="0" w:space="0" w:color="auto"/>
                        <w:bottom w:val="none" w:sz="0" w:space="0" w:color="auto"/>
                        <w:right w:val="none" w:sz="0" w:space="0" w:color="auto"/>
                      </w:divBdr>
                    </w:div>
                  </w:divsChild>
                </w:div>
                <w:div w:id="2007975524">
                  <w:marLeft w:val="0"/>
                  <w:marRight w:val="0"/>
                  <w:marTop w:val="0"/>
                  <w:marBottom w:val="0"/>
                  <w:divBdr>
                    <w:top w:val="none" w:sz="0" w:space="0" w:color="auto"/>
                    <w:left w:val="none" w:sz="0" w:space="0" w:color="auto"/>
                    <w:bottom w:val="none" w:sz="0" w:space="0" w:color="auto"/>
                    <w:right w:val="none" w:sz="0" w:space="0" w:color="auto"/>
                  </w:divBdr>
                  <w:divsChild>
                    <w:div w:id="21063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499652">
          <w:marLeft w:val="0"/>
          <w:marRight w:val="0"/>
          <w:marTop w:val="0"/>
          <w:marBottom w:val="0"/>
          <w:divBdr>
            <w:top w:val="none" w:sz="0" w:space="0" w:color="auto"/>
            <w:left w:val="none" w:sz="0" w:space="0" w:color="auto"/>
            <w:bottom w:val="none" w:sz="0" w:space="0" w:color="auto"/>
            <w:right w:val="none" w:sz="0" w:space="0" w:color="auto"/>
          </w:divBdr>
        </w:div>
        <w:div w:id="1114637638">
          <w:marLeft w:val="0"/>
          <w:marRight w:val="0"/>
          <w:marTop w:val="0"/>
          <w:marBottom w:val="0"/>
          <w:divBdr>
            <w:top w:val="none" w:sz="0" w:space="0" w:color="auto"/>
            <w:left w:val="none" w:sz="0" w:space="0" w:color="auto"/>
            <w:bottom w:val="none" w:sz="0" w:space="0" w:color="auto"/>
            <w:right w:val="none" w:sz="0" w:space="0" w:color="auto"/>
          </w:divBdr>
        </w:div>
        <w:div w:id="1169171934">
          <w:marLeft w:val="0"/>
          <w:marRight w:val="0"/>
          <w:marTop w:val="0"/>
          <w:marBottom w:val="0"/>
          <w:divBdr>
            <w:top w:val="none" w:sz="0" w:space="0" w:color="auto"/>
            <w:left w:val="none" w:sz="0" w:space="0" w:color="auto"/>
            <w:bottom w:val="none" w:sz="0" w:space="0" w:color="auto"/>
            <w:right w:val="none" w:sz="0" w:space="0" w:color="auto"/>
          </w:divBdr>
        </w:div>
        <w:div w:id="1337152837">
          <w:marLeft w:val="0"/>
          <w:marRight w:val="0"/>
          <w:marTop w:val="0"/>
          <w:marBottom w:val="0"/>
          <w:divBdr>
            <w:top w:val="none" w:sz="0" w:space="0" w:color="auto"/>
            <w:left w:val="none" w:sz="0" w:space="0" w:color="auto"/>
            <w:bottom w:val="none" w:sz="0" w:space="0" w:color="auto"/>
            <w:right w:val="none" w:sz="0" w:space="0" w:color="auto"/>
          </w:divBdr>
          <w:divsChild>
            <w:div w:id="838613722">
              <w:marLeft w:val="0"/>
              <w:marRight w:val="0"/>
              <w:marTop w:val="0"/>
              <w:marBottom w:val="0"/>
              <w:divBdr>
                <w:top w:val="none" w:sz="0" w:space="0" w:color="auto"/>
                <w:left w:val="none" w:sz="0" w:space="0" w:color="auto"/>
                <w:bottom w:val="none" w:sz="0" w:space="0" w:color="auto"/>
                <w:right w:val="none" w:sz="0" w:space="0" w:color="auto"/>
              </w:divBdr>
            </w:div>
            <w:div w:id="1044408627">
              <w:marLeft w:val="0"/>
              <w:marRight w:val="0"/>
              <w:marTop w:val="0"/>
              <w:marBottom w:val="0"/>
              <w:divBdr>
                <w:top w:val="none" w:sz="0" w:space="0" w:color="auto"/>
                <w:left w:val="none" w:sz="0" w:space="0" w:color="auto"/>
                <w:bottom w:val="none" w:sz="0" w:space="0" w:color="auto"/>
                <w:right w:val="none" w:sz="0" w:space="0" w:color="auto"/>
              </w:divBdr>
            </w:div>
            <w:div w:id="1157766234">
              <w:marLeft w:val="0"/>
              <w:marRight w:val="0"/>
              <w:marTop w:val="0"/>
              <w:marBottom w:val="0"/>
              <w:divBdr>
                <w:top w:val="none" w:sz="0" w:space="0" w:color="auto"/>
                <w:left w:val="none" w:sz="0" w:space="0" w:color="auto"/>
                <w:bottom w:val="none" w:sz="0" w:space="0" w:color="auto"/>
                <w:right w:val="none" w:sz="0" w:space="0" w:color="auto"/>
              </w:divBdr>
            </w:div>
            <w:div w:id="1565873692">
              <w:marLeft w:val="0"/>
              <w:marRight w:val="0"/>
              <w:marTop w:val="0"/>
              <w:marBottom w:val="0"/>
              <w:divBdr>
                <w:top w:val="none" w:sz="0" w:space="0" w:color="auto"/>
                <w:left w:val="none" w:sz="0" w:space="0" w:color="auto"/>
                <w:bottom w:val="none" w:sz="0" w:space="0" w:color="auto"/>
                <w:right w:val="none" w:sz="0" w:space="0" w:color="auto"/>
              </w:divBdr>
            </w:div>
            <w:div w:id="1713847953">
              <w:marLeft w:val="0"/>
              <w:marRight w:val="0"/>
              <w:marTop w:val="0"/>
              <w:marBottom w:val="0"/>
              <w:divBdr>
                <w:top w:val="none" w:sz="0" w:space="0" w:color="auto"/>
                <w:left w:val="none" w:sz="0" w:space="0" w:color="auto"/>
                <w:bottom w:val="none" w:sz="0" w:space="0" w:color="auto"/>
                <w:right w:val="none" w:sz="0" w:space="0" w:color="auto"/>
              </w:divBdr>
            </w:div>
          </w:divsChild>
        </w:div>
        <w:div w:id="1550457671">
          <w:marLeft w:val="0"/>
          <w:marRight w:val="0"/>
          <w:marTop w:val="0"/>
          <w:marBottom w:val="0"/>
          <w:divBdr>
            <w:top w:val="none" w:sz="0" w:space="0" w:color="auto"/>
            <w:left w:val="none" w:sz="0" w:space="0" w:color="auto"/>
            <w:bottom w:val="none" w:sz="0" w:space="0" w:color="auto"/>
            <w:right w:val="none" w:sz="0" w:space="0" w:color="auto"/>
          </w:divBdr>
        </w:div>
        <w:div w:id="1661887431">
          <w:marLeft w:val="0"/>
          <w:marRight w:val="0"/>
          <w:marTop w:val="0"/>
          <w:marBottom w:val="0"/>
          <w:divBdr>
            <w:top w:val="none" w:sz="0" w:space="0" w:color="auto"/>
            <w:left w:val="none" w:sz="0" w:space="0" w:color="auto"/>
            <w:bottom w:val="none" w:sz="0" w:space="0" w:color="auto"/>
            <w:right w:val="none" w:sz="0" w:space="0" w:color="auto"/>
          </w:divBdr>
          <w:divsChild>
            <w:div w:id="1121418041">
              <w:marLeft w:val="0"/>
              <w:marRight w:val="0"/>
              <w:marTop w:val="0"/>
              <w:marBottom w:val="0"/>
              <w:divBdr>
                <w:top w:val="none" w:sz="0" w:space="0" w:color="auto"/>
                <w:left w:val="none" w:sz="0" w:space="0" w:color="auto"/>
                <w:bottom w:val="none" w:sz="0" w:space="0" w:color="auto"/>
                <w:right w:val="none" w:sz="0" w:space="0" w:color="auto"/>
              </w:divBdr>
            </w:div>
          </w:divsChild>
        </w:div>
        <w:div w:id="1804037842">
          <w:marLeft w:val="0"/>
          <w:marRight w:val="0"/>
          <w:marTop w:val="0"/>
          <w:marBottom w:val="0"/>
          <w:divBdr>
            <w:top w:val="none" w:sz="0" w:space="0" w:color="auto"/>
            <w:left w:val="none" w:sz="0" w:space="0" w:color="auto"/>
            <w:bottom w:val="none" w:sz="0" w:space="0" w:color="auto"/>
            <w:right w:val="none" w:sz="0" w:space="0" w:color="auto"/>
          </w:divBdr>
        </w:div>
        <w:div w:id="1880429526">
          <w:marLeft w:val="0"/>
          <w:marRight w:val="0"/>
          <w:marTop w:val="0"/>
          <w:marBottom w:val="0"/>
          <w:divBdr>
            <w:top w:val="none" w:sz="0" w:space="0" w:color="auto"/>
            <w:left w:val="none" w:sz="0" w:space="0" w:color="auto"/>
            <w:bottom w:val="none" w:sz="0" w:space="0" w:color="auto"/>
            <w:right w:val="none" w:sz="0" w:space="0" w:color="auto"/>
          </w:divBdr>
        </w:div>
        <w:div w:id="2069644826">
          <w:marLeft w:val="0"/>
          <w:marRight w:val="0"/>
          <w:marTop w:val="0"/>
          <w:marBottom w:val="0"/>
          <w:divBdr>
            <w:top w:val="none" w:sz="0" w:space="0" w:color="auto"/>
            <w:left w:val="none" w:sz="0" w:space="0" w:color="auto"/>
            <w:bottom w:val="none" w:sz="0" w:space="0" w:color="auto"/>
            <w:right w:val="none" w:sz="0" w:space="0" w:color="auto"/>
          </w:divBdr>
        </w:div>
      </w:divsChild>
    </w:div>
    <w:div w:id="462043114">
      <w:bodyDiv w:val="1"/>
      <w:marLeft w:val="0"/>
      <w:marRight w:val="0"/>
      <w:marTop w:val="0"/>
      <w:marBottom w:val="0"/>
      <w:divBdr>
        <w:top w:val="none" w:sz="0" w:space="0" w:color="auto"/>
        <w:left w:val="none" w:sz="0" w:space="0" w:color="auto"/>
        <w:bottom w:val="none" w:sz="0" w:space="0" w:color="auto"/>
        <w:right w:val="none" w:sz="0" w:space="0" w:color="auto"/>
      </w:divBdr>
      <w:divsChild>
        <w:div w:id="225798090">
          <w:marLeft w:val="0"/>
          <w:marRight w:val="0"/>
          <w:marTop w:val="0"/>
          <w:marBottom w:val="0"/>
          <w:divBdr>
            <w:top w:val="none" w:sz="0" w:space="0" w:color="auto"/>
            <w:left w:val="none" w:sz="0" w:space="0" w:color="auto"/>
            <w:bottom w:val="none" w:sz="0" w:space="0" w:color="auto"/>
            <w:right w:val="none" w:sz="0" w:space="0" w:color="auto"/>
          </w:divBdr>
          <w:divsChild>
            <w:div w:id="2018387801">
              <w:marLeft w:val="0"/>
              <w:marRight w:val="0"/>
              <w:marTop w:val="0"/>
              <w:marBottom w:val="0"/>
              <w:divBdr>
                <w:top w:val="none" w:sz="0" w:space="0" w:color="auto"/>
                <w:left w:val="none" w:sz="0" w:space="0" w:color="auto"/>
                <w:bottom w:val="none" w:sz="0" w:space="0" w:color="auto"/>
                <w:right w:val="none" w:sz="0" w:space="0" w:color="auto"/>
              </w:divBdr>
            </w:div>
          </w:divsChild>
        </w:div>
        <w:div w:id="820579225">
          <w:marLeft w:val="0"/>
          <w:marRight w:val="0"/>
          <w:marTop w:val="0"/>
          <w:marBottom w:val="0"/>
          <w:divBdr>
            <w:top w:val="none" w:sz="0" w:space="0" w:color="auto"/>
            <w:left w:val="none" w:sz="0" w:space="0" w:color="auto"/>
            <w:bottom w:val="none" w:sz="0" w:space="0" w:color="auto"/>
            <w:right w:val="none" w:sz="0" w:space="0" w:color="auto"/>
          </w:divBdr>
          <w:divsChild>
            <w:div w:id="1653676198">
              <w:marLeft w:val="0"/>
              <w:marRight w:val="0"/>
              <w:marTop w:val="0"/>
              <w:marBottom w:val="0"/>
              <w:divBdr>
                <w:top w:val="none" w:sz="0" w:space="0" w:color="auto"/>
                <w:left w:val="none" w:sz="0" w:space="0" w:color="auto"/>
                <w:bottom w:val="none" w:sz="0" w:space="0" w:color="auto"/>
                <w:right w:val="none" w:sz="0" w:space="0" w:color="auto"/>
              </w:divBdr>
            </w:div>
          </w:divsChild>
        </w:div>
        <w:div w:id="1132410007">
          <w:marLeft w:val="0"/>
          <w:marRight w:val="0"/>
          <w:marTop w:val="0"/>
          <w:marBottom w:val="0"/>
          <w:divBdr>
            <w:top w:val="none" w:sz="0" w:space="0" w:color="auto"/>
            <w:left w:val="none" w:sz="0" w:space="0" w:color="auto"/>
            <w:bottom w:val="none" w:sz="0" w:space="0" w:color="auto"/>
            <w:right w:val="none" w:sz="0" w:space="0" w:color="auto"/>
          </w:divBdr>
          <w:divsChild>
            <w:div w:id="1352758142">
              <w:marLeft w:val="0"/>
              <w:marRight w:val="0"/>
              <w:marTop w:val="0"/>
              <w:marBottom w:val="0"/>
              <w:divBdr>
                <w:top w:val="none" w:sz="0" w:space="0" w:color="auto"/>
                <w:left w:val="none" w:sz="0" w:space="0" w:color="auto"/>
                <w:bottom w:val="none" w:sz="0" w:space="0" w:color="auto"/>
                <w:right w:val="none" w:sz="0" w:space="0" w:color="auto"/>
              </w:divBdr>
            </w:div>
          </w:divsChild>
        </w:div>
        <w:div w:id="1555770794">
          <w:marLeft w:val="0"/>
          <w:marRight w:val="0"/>
          <w:marTop w:val="0"/>
          <w:marBottom w:val="0"/>
          <w:divBdr>
            <w:top w:val="none" w:sz="0" w:space="0" w:color="auto"/>
            <w:left w:val="none" w:sz="0" w:space="0" w:color="auto"/>
            <w:bottom w:val="none" w:sz="0" w:space="0" w:color="auto"/>
            <w:right w:val="none" w:sz="0" w:space="0" w:color="auto"/>
          </w:divBdr>
          <w:divsChild>
            <w:div w:id="2555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3677">
      <w:bodyDiv w:val="1"/>
      <w:marLeft w:val="0"/>
      <w:marRight w:val="0"/>
      <w:marTop w:val="0"/>
      <w:marBottom w:val="0"/>
      <w:divBdr>
        <w:top w:val="none" w:sz="0" w:space="0" w:color="auto"/>
        <w:left w:val="none" w:sz="0" w:space="0" w:color="auto"/>
        <w:bottom w:val="none" w:sz="0" w:space="0" w:color="auto"/>
        <w:right w:val="none" w:sz="0" w:space="0" w:color="auto"/>
      </w:divBdr>
    </w:div>
    <w:div w:id="1407652832">
      <w:bodyDiv w:val="1"/>
      <w:marLeft w:val="0"/>
      <w:marRight w:val="0"/>
      <w:marTop w:val="0"/>
      <w:marBottom w:val="0"/>
      <w:divBdr>
        <w:top w:val="none" w:sz="0" w:space="0" w:color="auto"/>
        <w:left w:val="none" w:sz="0" w:space="0" w:color="auto"/>
        <w:bottom w:val="none" w:sz="0" w:space="0" w:color="auto"/>
        <w:right w:val="none" w:sz="0" w:space="0" w:color="auto"/>
      </w:divBdr>
      <w:divsChild>
        <w:div w:id="36900046">
          <w:marLeft w:val="446"/>
          <w:marRight w:val="0"/>
          <w:marTop w:val="0"/>
          <w:marBottom w:val="80"/>
          <w:divBdr>
            <w:top w:val="none" w:sz="0" w:space="0" w:color="auto"/>
            <w:left w:val="none" w:sz="0" w:space="0" w:color="auto"/>
            <w:bottom w:val="none" w:sz="0" w:space="0" w:color="auto"/>
            <w:right w:val="none" w:sz="0" w:space="0" w:color="auto"/>
          </w:divBdr>
        </w:div>
        <w:div w:id="1500998385">
          <w:marLeft w:val="446"/>
          <w:marRight w:val="0"/>
          <w:marTop w:val="0"/>
          <w:marBottom w:val="80"/>
          <w:divBdr>
            <w:top w:val="none" w:sz="0" w:space="0" w:color="auto"/>
            <w:left w:val="none" w:sz="0" w:space="0" w:color="auto"/>
            <w:bottom w:val="none" w:sz="0" w:space="0" w:color="auto"/>
            <w:right w:val="none" w:sz="0" w:space="0" w:color="auto"/>
          </w:divBdr>
        </w:div>
        <w:div w:id="1983264183">
          <w:marLeft w:val="446"/>
          <w:marRight w:val="0"/>
          <w:marTop w:val="0"/>
          <w:marBottom w:val="80"/>
          <w:divBdr>
            <w:top w:val="none" w:sz="0" w:space="0" w:color="auto"/>
            <w:left w:val="none" w:sz="0" w:space="0" w:color="auto"/>
            <w:bottom w:val="none" w:sz="0" w:space="0" w:color="auto"/>
            <w:right w:val="none" w:sz="0" w:space="0" w:color="auto"/>
          </w:divBdr>
        </w:div>
        <w:div w:id="2136096675">
          <w:marLeft w:val="446"/>
          <w:marRight w:val="0"/>
          <w:marTop w:val="0"/>
          <w:marBottom w:val="80"/>
          <w:divBdr>
            <w:top w:val="none" w:sz="0" w:space="0" w:color="auto"/>
            <w:left w:val="none" w:sz="0" w:space="0" w:color="auto"/>
            <w:bottom w:val="none" w:sz="0" w:space="0" w:color="auto"/>
            <w:right w:val="none" w:sz="0" w:space="0" w:color="auto"/>
          </w:divBdr>
        </w:div>
      </w:divsChild>
    </w:div>
    <w:div w:id="1485706358">
      <w:bodyDiv w:val="1"/>
      <w:marLeft w:val="0"/>
      <w:marRight w:val="0"/>
      <w:marTop w:val="0"/>
      <w:marBottom w:val="0"/>
      <w:divBdr>
        <w:top w:val="none" w:sz="0" w:space="0" w:color="auto"/>
        <w:left w:val="none" w:sz="0" w:space="0" w:color="auto"/>
        <w:bottom w:val="none" w:sz="0" w:space="0" w:color="auto"/>
        <w:right w:val="none" w:sz="0" w:space="0" w:color="auto"/>
      </w:divBdr>
    </w:div>
    <w:div w:id="1653024916">
      <w:bodyDiv w:val="1"/>
      <w:marLeft w:val="0"/>
      <w:marRight w:val="0"/>
      <w:marTop w:val="0"/>
      <w:marBottom w:val="0"/>
      <w:divBdr>
        <w:top w:val="none" w:sz="0" w:space="0" w:color="auto"/>
        <w:left w:val="none" w:sz="0" w:space="0" w:color="auto"/>
        <w:bottom w:val="none" w:sz="0" w:space="0" w:color="auto"/>
        <w:right w:val="none" w:sz="0" w:space="0" w:color="auto"/>
      </w:divBdr>
      <w:divsChild>
        <w:div w:id="503084764">
          <w:marLeft w:val="634"/>
          <w:marRight w:val="0"/>
          <w:marTop w:val="120"/>
          <w:marBottom w:val="0"/>
          <w:divBdr>
            <w:top w:val="none" w:sz="0" w:space="0" w:color="auto"/>
            <w:left w:val="none" w:sz="0" w:space="0" w:color="auto"/>
            <w:bottom w:val="none" w:sz="0" w:space="0" w:color="auto"/>
            <w:right w:val="none" w:sz="0" w:space="0" w:color="auto"/>
          </w:divBdr>
        </w:div>
        <w:div w:id="843056544">
          <w:marLeft w:val="274"/>
          <w:marRight w:val="0"/>
          <w:marTop w:val="120"/>
          <w:marBottom w:val="0"/>
          <w:divBdr>
            <w:top w:val="none" w:sz="0" w:space="0" w:color="auto"/>
            <w:left w:val="none" w:sz="0" w:space="0" w:color="auto"/>
            <w:bottom w:val="none" w:sz="0" w:space="0" w:color="auto"/>
            <w:right w:val="none" w:sz="0" w:space="0" w:color="auto"/>
          </w:divBdr>
        </w:div>
        <w:div w:id="1048845892">
          <w:marLeft w:val="274"/>
          <w:marRight w:val="0"/>
          <w:marTop w:val="120"/>
          <w:marBottom w:val="0"/>
          <w:divBdr>
            <w:top w:val="none" w:sz="0" w:space="0" w:color="auto"/>
            <w:left w:val="none" w:sz="0" w:space="0" w:color="auto"/>
            <w:bottom w:val="none" w:sz="0" w:space="0" w:color="auto"/>
            <w:right w:val="none" w:sz="0" w:space="0" w:color="auto"/>
          </w:divBdr>
        </w:div>
        <w:div w:id="1836217006">
          <w:marLeft w:val="274"/>
          <w:marRight w:val="0"/>
          <w:marTop w:val="120"/>
          <w:marBottom w:val="0"/>
          <w:divBdr>
            <w:top w:val="none" w:sz="0" w:space="0" w:color="auto"/>
            <w:left w:val="none" w:sz="0" w:space="0" w:color="auto"/>
            <w:bottom w:val="none" w:sz="0" w:space="0" w:color="auto"/>
            <w:right w:val="none" w:sz="0" w:space="0" w:color="auto"/>
          </w:divBdr>
        </w:div>
      </w:divsChild>
    </w:div>
    <w:div w:id="2062709515">
      <w:bodyDiv w:val="1"/>
      <w:marLeft w:val="0"/>
      <w:marRight w:val="0"/>
      <w:marTop w:val="0"/>
      <w:marBottom w:val="0"/>
      <w:divBdr>
        <w:top w:val="none" w:sz="0" w:space="0" w:color="auto"/>
        <w:left w:val="none" w:sz="0" w:space="0" w:color="auto"/>
        <w:bottom w:val="none" w:sz="0" w:space="0" w:color="auto"/>
        <w:right w:val="none" w:sz="0" w:space="0" w:color="auto"/>
      </w:divBdr>
      <w:divsChild>
        <w:div w:id="94791316">
          <w:marLeft w:val="0"/>
          <w:marRight w:val="0"/>
          <w:marTop w:val="0"/>
          <w:marBottom w:val="0"/>
          <w:divBdr>
            <w:top w:val="none" w:sz="0" w:space="0" w:color="auto"/>
            <w:left w:val="none" w:sz="0" w:space="0" w:color="auto"/>
            <w:bottom w:val="none" w:sz="0" w:space="0" w:color="auto"/>
            <w:right w:val="none" w:sz="0" w:space="0" w:color="auto"/>
          </w:divBdr>
        </w:div>
        <w:div w:id="176694008">
          <w:marLeft w:val="0"/>
          <w:marRight w:val="0"/>
          <w:marTop w:val="0"/>
          <w:marBottom w:val="0"/>
          <w:divBdr>
            <w:top w:val="none" w:sz="0" w:space="0" w:color="auto"/>
            <w:left w:val="none" w:sz="0" w:space="0" w:color="auto"/>
            <w:bottom w:val="none" w:sz="0" w:space="0" w:color="auto"/>
            <w:right w:val="none" w:sz="0" w:space="0" w:color="auto"/>
          </w:divBdr>
        </w:div>
        <w:div w:id="195630185">
          <w:marLeft w:val="0"/>
          <w:marRight w:val="0"/>
          <w:marTop w:val="0"/>
          <w:marBottom w:val="0"/>
          <w:divBdr>
            <w:top w:val="none" w:sz="0" w:space="0" w:color="auto"/>
            <w:left w:val="none" w:sz="0" w:space="0" w:color="auto"/>
            <w:bottom w:val="none" w:sz="0" w:space="0" w:color="auto"/>
            <w:right w:val="none" w:sz="0" w:space="0" w:color="auto"/>
          </w:divBdr>
        </w:div>
        <w:div w:id="314839915">
          <w:marLeft w:val="0"/>
          <w:marRight w:val="0"/>
          <w:marTop w:val="0"/>
          <w:marBottom w:val="0"/>
          <w:divBdr>
            <w:top w:val="none" w:sz="0" w:space="0" w:color="auto"/>
            <w:left w:val="none" w:sz="0" w:space="0" w:color="auto"/>
            <w:bottom w:val="none" w:sz="0" w:space="0" w:color="auto"/>
            <w:right w:val="none" w:sz="0" w:space="0" w:color="auto"/>
          </w:divBdr>
        </w:div>
        <w:div w:id="577715057">
          <w:marLeft w:val="0"/>
          <w:marRight w:val="0"/>
          <w:marTop w:val="0"/>
          <w:marBottom w:val="0"/>
          <w:divBdr>
            <w:top w:val="none" w:sz="0" w:space="0" w:color="auto"/>
            <w:left w:val="none" w:sz="0" w:space="0" w:color="auto"/>
            <w:bottom w:val="none" w:sz="0" w:space="0" w:color="auto"/>
            <w:right w:val="none" w:sz="0" w:space="0" w:color="auto"/>
          </w:divBdr>
        </w:div>
        <w:div w:id="1214342688">
          <w:marLeft w:val="0"/>
          <w:marRight w:val="0"/>
          <w:marTop w:val="0"/>
          <w:marBottom w:val="0"/>
          <w:divBdr>
            <w:top w:val="none" w:sz="0" w:space="0" w:color="auto"/>
            <w:left w:val="none" w:sz="0" w:space="0" w:color="auto"/>
            <w:bottom w:val="none" w:sz="0" w:space="0" w:color="auto"/>
            <w:right w:val="none" w:sz="0" w:space="0" w:color="auto"/>
          </w:divBdr>
        </w:div>
        <w:div w:id="1399353635">
          <w:marLeft w:val="0"/>
          <w:marRight w:val="0"/>
          <w:marTop w:val="0"/>
          <w:marBottom w:val="0"/>
          <w:divBdr>
            <w:top w:val="none" w:sz="0" w:space="0" w:color="auto"/>
            <w:left w:val="none" w:sz="0" w:space="0" w:color="auto"/>
            <w:bottom w:val="none" w:sz="0" w:space="0" w:color="auto"/>
            <w:right w:val="none" w:sz="0" w:space="0" w:color="auto"/>
          </w:divBdr>
        </w:div>
        <w:div w:id="1439326732">
          <w:marLeft w:val="0"/>
          <w:marRight w:val="0"/>
          <w:marTop w:val="0"/>
          <w:marBottom w:val="0"/>
          <w:divBdr>
            <w:top w:val="none" w:sz="0" w:space="0" w:color="auto"/>
            <w:left w:val="none" w:sz="0" w:space="0" w:color="auto"/>
            <w:bottom w:val="none" w:sz="0" w:space="0" w:color="auto"/>
            <w:right w:val="none" w:sz="0" w:space="0" w:color="auto"/>
          </w:divBdr>
          <w:divsChild>
            <w:div w:id="1771394707">
              <w:marLeft w:val="-75"/>
              <w:marRight w:val="0"/>
              <w:marTop w:val="30"/>
              <w:marBottom w:val="30"/>
              <w:divBdr>
                <w:top w:val="none" w:sz="0" w:space="0" w:color="auto"/>
                <w:left w:val="none" w:sz="0" w:space="0" w:color="auto"/>
                <w:bottom w:val="none" w:sz="0" w:space="0" w:color="auto"/>
                <w:right w:val="none" w:sz="0" w:space="0" w:color="auto"/>
              </w:divBdr>
              <w:divsChild>
                <w:div w:id="52967385">
                  <w:marLeft w:val="0"/>
                  <w:marRight w:val="0"/>
                  <w:marTop w:val="0"/>
                  <w:marBottom w:val="0"/>
                  <w:divBdr>
                    <w:top w:val="none" w:sz="0" w:space="0" w:color="auto"/>
                    <w:left w:val="none" w:sz="0" w:space="0" w:color="auto"/>
                    <w:bottom w:val="none" w:sz="0" w:space="0" w:color="auto"/>
                    <w:right w:val="none" w:sz="0" w:space="0" w:color="auto"/>
                  </w:divBdr>
                  <w:divsChild>
                    <w:div w:id="1303384245">
                      <w:marLeft w:val="0"/>
                      <w:marRight w:val="0"/>
                      <w:marTop w:val="0"/>
                      <w:marBottom w:val="0"/>
                      <w:divBdr>
                        <w:top w:val="none" w:sz="0" w:space="0" w:color="auto"/>
                        <w:left w:val="none" w:sz="0" w:space="0" w:color="auto"/>
                        <w:bottom w:val="none" w:sz="0" w:space="0" w:color="auto"/>
                        <w:right w:val="none" w:sz="0" w:space="0" w:color="auto"/>
                      </w:divBdr>
                    </w:div>
                  </w:divsChild>
                </w:div>
                <w:div w:id="85462199">
                  <w:marLeft w:val="0"/>
                  <w:marRight w:val="0"/>
                  <w:marTop w:val="0"/>
                  <w:marBottom w:val="0"/>
                  <w:divBdr>
                    <w:top w:val="none" w:sz="0" w:space="0" w:color="auto"/>
                    <w:left w:val="none" w:sz="0" w:space="0" w:color="auto"/>
                    <w:bottom w:val="none" w:sz="0" w:space="0" w:color="auto"/>
                    <w:right w:val="none" w:sz="0" w:space="0" w:color="auto"/>
                  </w:divBdr>
                  <w:divsChild>
                    <w:div w:id="1046686947">
                      <w:marLeft w:val="0"/>
                      <w:marRight w:val="0"/>
                      <w:marTop w:val="0"/>
                      <w:marBottom w:val="0"/>
                      <w:divBdr>
                        <w:top w:val="none" w:sz="0" w:space="0" w:color="auto"/>
                        <w:left w:val="none" w:sz="0" w:space="0" w:color="auto"/>
                        <w:bottom w:val="none" w:sz="0" w:space="0" w:color="auto"/>
                        <w:right w:val="none" w:sz="0" w:space="0" w:color="auto"/>
                      </w:divBdr>
                    </w:div>
                    <w:div w:id="1296331380">
                      <w:marLeft w:val="0"/>
                      <w:marRight w:val="0"/>
                      <w:marTop w:val="0"/>
                      <w:marBottom w:val="0"/>
                      <w:divBdr>
                        <w:top w:val="none" w:sz="0" w:space="0" w:color="auto"/>
                        <w:left w:val="none" w:sz="0" w:space="0" w:color="auto"/>
                        <w:bottom w:val="none" w:sz="0" w:space="0" w:color="auto"/>
                        <w:right w:val="none" w:sz="0" w:space="0" w:color="auto"/>
                      </w:divBdr>
                    </w:div>
                    <w:div w:id="1886864092">
                      <w:marLeft w:val="0"/>
                      <w:marRight w:val="0"/>
                      <w:marTop w:val="0"/>
                      <w:marBottom w:val="0"/>
                      <w:divBdr>
                        <w:top w:val="none" w:sz="0" w:space="0" w:color="auto"/>
                        <w:left w:val="none" w:sz="0" w:space="0" w:color="auto"/>
                        <w:bottom w:val="none" w:sz="0" w:space="0" w:color="auto"/>
                        <w:right w:val="none" w:sz="0" w:space="0" w:color="auto"/>
                      </w:divBdr>
                    </w:div>
                  </w:divsChild>
                </w:div>
                <w:div w:id="128985708">
                  <w:marLeft w:val="0"/>
                  <w:marRight w:val="0"/>
                  <w:marTop w:val="0"/>
                  <w:marBottom w:val="0"/>
                  <w:divBdr>
                    <w:top w:val="none" w:sz="0" w:space="0" w:color="auto"/>
                    <w:left w:val="none" w:sz="0" w:space="0" w:color="auto"/>
                    <w:bottom w:val="none" w:sz="0" w:space="0" w:color="auto"/>
                    <w:right w:val="none" w:sz="0" w:space="0" w:color="auto"/>
                  </w:divBdr>
                  <w:divsChild>
                    <w:div w:id="1430813701">
                      <w:marLeft w:val="0"/>
                      <w:marRight w:val="0"/>
                      <w:marTop w:val="0"/>
                      <w:marBottom w:val="0"/>
                      <w:divBdr>
                        <w:top w:val="none" w:sz="0" w:space="0" w:color="auto"/>
                        <w:left w:val="none" w:sz="0" w:space="0" w:color="auto"/>
                        <w:bottom w:val="none" w:sz="0" w:space="0" w:color="auto"/>
                        <w:right w:val="none" w:sz="0" w:space="0" w:color="auto"/>
                      </w:divBdr>
                    </w:div>
                  </w:divsChild>
                </w:div>
                <w:div w:id="204147645">
                  <w:marLeft w:val="0"/>
                  <w:marRight w:val="0"/>
                  <w:marTop w:val="0"/>
                  <w:marBottom w:val="0"/>
                  <w:divBdr>
                    <w:top w:val="none" w:sz="0" w:space="0" w:color="auto"/>
                    <w:left w:val="none" w:sz="0" w:space="0" w:color="auto"/>
                    <w:bottom w:val="none" w:sz="0" w:space="0" w:color="auto"/>
                    <w:right w:val="none" w:sz="0" w:space="0" w:color="auto"/>
                  </w:divBdr>
                  <w:divsChild>
                    <w:div w:id="470244872">
                      <w:marLeft w:val="0"/>
                      <w:marRight w:val="0"/>
                      <w:marTop w:val="0"/>
                      <w:marBottom w:val="0"/>
                      <w:divBdr>
                        <w:top w:val="none" w:sz="0" w:space="0" w:color="auto"/>
                        <w:left w:val="none" w:sz="0" w:space="0" w:color="auto"/>
                        <w:bottom w:val="none" w:sz="0" w:space="0" w:color="auto"/>
                        <w:right w:val="none" w:sz="0" w:space="0" w:color="auto"/>
                      </w:divBdr>
                    </w:div>
                  </w:divsChild>
                </w:div>
                <w:div w:id="453059909">
                  <w:marLeft w:val="0"/>
                  <w:marRight w:val="0"/>
                  <w:marTop w:val="0"/>
                  <w:marBottom w:val="0"/>
                  <w:divBdr>
                    <w:top w:val="none" w:sz="0" w:space="0" w:color="auto"/>
                    <w:left w:val="none" w:sz="0" w:space="0" w:color="auto"/>
                    <w:bottom w:val="none" w:sz="0" w:space="0" w:color="auto"/>
                    <w:right w:val="none" w:sz="0" w:space="0" w:color="auto"/>
                  </w:divBdr>
                  <w:divsChild>
                    <w:div w:id="1523590084">
                      <w:marLeft w:val="0"/>
                      <w:marRight w:val="0"/>
                      <w:marTop w:val="0"/>
                      <w:marBottom w:val="0"/>
                      <w:divBdr>
                        <w:top w:val="none" w:sz="0" w:space="0" w:color="auto"/>
                        <w:left w:val="none" w:sz="0" w:space="0" w:color="auto"/>
                        <w:bottom w:val="none" w:sz="0" w:space="0" w:color="auto"/>
                        <w:right w:val="none" w:sz="0" w:space="0" w:color="auto"/>
                      </w:divBdr>
                    </w:div>
                  </w:divsChild>
                </w:div>
                <w:div w:id="476340988">
                  <w:marLeft w:val="0"/>
                  <w:marRight w:val="0"/>
                  <w:marTop w:val="0"/>
                  <w:marBottom w:val="0"/>
                  <w:divBdr>
                    <w:top w:val="none" w:sz="0" w:space="0" w:color="auto"/>
                    <w:left w:val="none" w:sz="0" w:space="0" w:color="auto"/>
                    <w:bottom w:val="none" w:sz="0" w:space="0" w:color="auto"/>
                    <w:right w:val="none" w:sz="0" w:space="0" w:color="auto"/>
                  </w:divBdr>
                  <w:divsChild>
                    <w:div w:id="1496415555">
                      <w:marLeft w:val="0"/>
                      <w:marRight w:val="0"/>
                      <w:marTop w:val="0"/>
                      <w:marBottom w:val="0"/>
                      <w:divBdr>
                        <w:top w:val="none" w:sz="0" w:space="0" w:color="auto"/>
                        <w:left w:val="none" w:sz="0" w:space="0" w:color="auto"/>
                        <w:bottom w:val="none" w:sz="0" w:space="0" w:color="auto"/>
                        <w:right w:val="none" w:sz="0" w:space="0" w:color="auto"/>
                      </w:divBdr>
                    </w:div>
                  </w:divsChild>
                </w:div>
                <w:div w:id="487593611">
                  <w:marLeft w:val="0"/>
                  <w:marRight w:val="0"/>
                  <w:marTop w:val="0"/>
                  <w:marBottom w:val="0"/>
                  <w:divBdr>
                    <w:top w:val="none" w:sz="0" w:space="0" w:color="auto"/>
                    <w:left w:val="none" w:sz="0" w:space="0" w:color="auto"/>
                    <w:bottom w:val="none" w:sz="0" w:space="0" w:color="auto"/>
                    <w:right w:val="none" w:sz="0" w:space="0" w:color="auto"/>
                  </w:divBdr>
                  <w:divsChild>
                    <w:div w:id="1408965948">
                      <w:marLeft w:val="0"/>
                      <w:marRight w:val="0"/>
                      <w:marTop w:val="0"/>
                      <w:marBottom w:val="0"/>
                      <w:divBdr>
                        <w:top w:val="none" w:sz="0" w:space="0" w:color="auto"/>
                        <w:left w:val="none" w:sz="0" w:space="0" w:color="auto"/>
                        <w:bottom w:val="none" w:sz="0" w:space="0" w:color="auto"/>
                        <w:right w:val="none" w:sz="0" w:space="0" w:color="auto"/>
                      </w:divBdr>
                    </w:div>
                    <w:div w:id="1476874691">
                      <w:marLeft w:val="0"/>
                      <w:marRight w:val="0"/>
                      <w:marTop w:val="0"/>
                      <w:marBottom w:val="0"/>
                      <w:divBdr>
                        <w:top w:val="none" w:sz="0" w:space="0" w:color="auto"/>
                        <w:left w:val="none" w:sz="0" w:space="0" w:color="auto"/>
                        <w:bottom w:val="none" w:sz="0" w:space="0" w:color="auto"/>
                        <w:right w:val="none" w:sz="0" w:space="0" w:color="auto"/>
                      </w:divBdr>
                    </w:div>
                  </w:divsChild>
                </w:div>
                <w:div w:id="526722862">
                  <w:marLeft w:val="0"/>
                  <w:marRight w:val="0"/>
                  <w:marTop w:val="0"/>
                  <w:marBottom w:val="0"/>
                  <w:divBdr>
                    <w:top w:val="none" w:sz="0" w:space="0" w:color="auto"/>
                    <w:left w:val="none" w:sz="0" w:space="0" w:color="auto"/>
                    <w:bottom w:val="none" w:sz="0" w:space="0" w:color="auto"/>
                    <w:right w:val="none" w:sz="0" w:space="0" w:color="auto"/>
                  </w:divBdr>
                  <w:divsChild>
                    <w:div w:id="1951275200">
                      <w:marLeft w:val="0"/>
                      <w:marRight w:val="0"/>
                      <w:marTop w:val="0"/>
                      <w:marBottom w:val="0"/>
                      <w:divBdr>
                        <w:top w:val="none" w:sz="0" w:space="0" w:color="auto"/>
                        <w:left w:val="none" w:sz="0" w:space="0" w:color="auto"/>
                        <w:bottom w:val="none" w:sz="0" w:space="0" w:color="auto"/>
                        <w:right w:val="none" w:sz="0" w:space="0" w:color="auto"/>
                      </w:divBdr>
                    </w:div>
                  </w:divsChild>
                </w:div>
                <w:div w:id="797988908">
                  <w:marLeft w:val="0"/>
                  <w:marRight w:val="0"/>
                  <w:marTop w:val="0"/>
                  <w:marBottom w:val="0"/>
                  <w:divBdr>
                    <w:top w:val="none" w:sz="0" w:space="0" w:color="auto"/>
                    <w:left w:val="none" w:sz="0" w:space="0" w:color="auto"/>
                    <w:bottom w:val="none" w:sz="0" w:space="0" w:color="auto"/>
                    <w:right w:val="none" w:sz="0" w:space="0" w:color="auto"/>
                  </w:divBdr>
                  <w:divsChild>
                    <w:div w:id="189224487">
                      <w:marLeft w:val="0"/>
                      <w:marRight w:val="0"/>
                      <w:marTop w:val="0"/>
                      <w:marBottom w:val="0"/>
                      <w:divBdr>
                        <w:top w:val="none" w:sz="0" w:space="0" w:color="auto"/>
                        <w:left w:val="none" w:sz="0" w:space="0" w:color="auto"/>
                        <w:bottom w:val="none" w:sz="0" w:space="0" w:color="auto"/>
                        <w:right w:val="none" w:sz="0" w:space="0" w:color="auto"/>
                      </w:divBdr>
                    </w:div>
                    <w:div w:id="251160424">
                      <w:marLeft w:val="0"/>
                      <w:marRight w:val="0"/>
                      <w:marTop w:val="0"/>
                      <w:marBottom w:val="0"/>
                      <w:divBdr>
                        <w:top w:val="none" w:sz="0" w:space="0" w:color="auto"/>
                        <w:left w:val="none" w:sz="0" w:space="0" w:color="auto"/>
                        <w:bottom w:val="none" w:sz="0" w:space="0" w:color="auto"/>
                        <w:right w:val="none" w:sz="0" w:space="0" w:color="auto"/>
                      </w:divBdr>
                    </w:div>
                  </w:divsChild>
                </w:div>
                <w:div w:id="942615462">
                  <w:marLeft w:val="0"/>
                  <w:marRight w:val="0"/>
                  <w:marTop w:val="0"/>
                  <w:marBottom w:val="0"/>
                  <w:divBdr>
                    <w:top w:val="none" w:sz="0" w:space="0" w:color="auto"/>
                    <w:left w:val="none" w:sz="0" w:space="0" w:color="auto"/>
                    <w:bottom w:val="none" w:sz="0" w:space="0" w:color="auto"/>
                    <w:right w:val="none" w:sz="0" w:space="0" w:color="auto"/>
                  </w:divBdr>
                  <w:divsChild>
                    <w:div w:id="76681615">
                      <w:marLeft w:val="0"/>
                      <w:marRight w:val="0"/>
                      <w:marTop w:val="0"/>
                      <w:marBottom w:val="0"/>
                      <w:divBdr>
                        <w:top w:val="none" w:sz="0" w:space="0" w:color="auto"/>
                        <w:left w:val="none" w:sz="0" w:space="0" w:color="auto"/>
                        <w:bottom w:val="none" w:sz="0" w:space="0" w:color="auto"/>
                        <w:right w:val="none" w:sz="0" w:space="0" w:color="auto"/>
                      </w:divBdr>
                    </w:div>
                    <w:div w:id="1682974399">
                      <w:marLeft w:val="0"/>
                      <w:marRight w:val="0"/>
                      <w:marTop w:val="0"/>
                      <w:marBottom w:val="0"/>
                      <w:divBdr>
                        <w:top w:val="none" w:sz="0" w:space="0" w:color="auto"/>
                        <w:left w:val="none" w:sz="0" w:space="0" w:color="auto"/>
                        <w:bottom w:val="none" w:sz="0" w:space="0" w:color="auto"/>
                        <w:right w:val="none" w:sz="0" w:space="0" w:color="auto"/>
                      </w:divBdr>
                    </w:div>
                  </w:divsChild>
                </w:div>
                <w:div w:id="964313777">
                  <w:marLeft w:val="0"/>
                  <w:marRight w:val="0"/>
                  <w:marTop w:val="0"/>
                  <w:marBottom w:val="0"/>
                  <w:divBdr>
                    <w:top w:val="none" w:sz="0" w:space="0" w:color="auto"/>
                    <w:left w:val="none" w:sz="0" w:space="0" w:color="auto"/>
                    <w:bottom w:val="none" w:sz="0" w:space="0" w:color="auto"/>
                    <w:right w:val="none" w:sz="0" w:space="0" w:color="auto"/>
                  </w:divBdr>
                  <w:divsChild>
                    <w:div w:id="29232314">
                      <w:marLeft w:val="0"/>
                      <w:marRight w:val="0"/>
                      <w:marTop w:val="0"/>
                      <w:marBottom w:val="0"/>
                      <w:divBdr>
                        <w:top w:val="none" w:sz="0" w:space="0" w:color="auto"/>
                        <w:left w:val="none" w:sz="0" w:space="0" w:color="auto"/>
                        <w:bottom w:val="none" w:sz="0" w:space="0" w:color="auto"/>
                        <w:right w:val="none" w:sz="0" w:space="0" w:color="auto"/>
                      </w:divBdr>
                    </w:div>
                  </w:divsChild>
                </w:div>
                <w:div w:id="1132285992">
                  <w:marLeft w:val="0"/>
                  <w:marRight w:val="0"/>
                  <w:marTop w:val="0"/>
                  <w:marBottom w:val="0"/>
                  <w:divBdr>
                    <w:top w:val="none" w:sz="0" w:space="0" w:color="auto"/>
                    <w:left w:val="none" w:sz="0" w:space="0" w:color="auto"/>
                    <w:bottom w:val="none" w:sz="0" w:space="0" w:color="auto"/>
                    <w:right w:val="none" w:sz="0" w:space="0" w:color="auto"/>
                  </w:divBdr>
                  <w:divsChild>
                    <w:div w:id="299267849">
                      <w:marLeft w:val="0"/>
                      <w:marRight w:val="0"/>
                      <w:marTop w:val="0"/>
                      <w:marBottom w:val="0"/>
                      <w:divBdr>
                        <w:top w:val="none" w:sz="0" w:space="0" w:color="auto"/>
                        <w:left w:val="none" w:sz="0" w:space="0" w:color="auto"/>
                        <w:bottom w:val="none" w:sz="0" w:space="0" w:color="auto"/>
                        <w:right w:val="none" w:sz="0" w:space="0" w:color="auto"/>
                      </w:divBdr>
                    </w:div>
                  </w:divsChild>
                </w:div>
                <w:div w:id="1145850691">
                  <w:marLeft w:val="0"/>
                  <w:marRight w:val="0"/>
                  <w:marTop w:val="0"/>
                  <w:marBottom w:val="0"/>
                  <w:divBdr>
                    <w:top w:val="none" w:sz="0" w:space="0" w:color="auto"/>
                    <w:left w:val="none" w:sz="0" w:space="0" w:color="auto"/>
                    <w:bottom w:val="none" w:sz="0" w:space="0" w:color="auto"/>
                    <w:right w:val="none" w:sz="0" w:space="0" w:color="auto"/>
                  </w:divBdr>
                  <w:divsChild>
                    <w:div w:id="1263761361">
                      <w:marLeft w:val="0"/>
                      <w:marRight w:val="0"/>
                      <w:marTop w:val="0"/>
                      <w:marBottom w:val="0"/>
                      <w:divBdr>
                        <w:top w:val="none" w:sz="0" w:space="0" w:color="auto"/>
                        <w:left w:val="none" w:sz="0" w:space="0" w:color="auto"/>
                        <w:bottom w:val="none" w:sz="0" w:space="0" w:color="auto"/>
                        <w:right w:val="none" w:sz="0" w:space="0" w:color="auto"/>
                      </w:divBdr>
                    </w:div>
                  </w:divsChild>
                </w:div>
                <w:div w:id="1192377090">
                  <w:marLeft w:val="0"/>
                  <w:marRight w:val="0"/>
                  <w:marTop w:val="0"/>
                  <w:marBottom w:val="0"/>
                  <w:divBdr>
                    <w:top w:val="none" w:sz="0" w:space="0" w:color="auto"/>
                    <w:left w:val="none" w:sz="0" w:space="0" w:color="auto"/>
                    <w:bottom w:val="none" w:sz="0" w:space="0" w:color="auto"/>
                    <w:right w:val="none" w:sz="0" w:space="0" w:color="auto"/>
                  </w:divBdr>
                  <w:divsChild>
                    <w:div w:id="185215524">
                      <w:marLeft w:val="0"/>
                      <w:marRight w:val="0"/>
                      <w:marTop w:val="0"/>
                      <w:marBottom w:val="0"/>
                      <w:divBdr>
                        <w:top w:val="none" w:sz="0" w:space="0" w:color="auto"/>
                        <w:left w:val="none" w:sz="0" w:space="0" w:color="auto"/>
                        <w:bottom w:val="none" w:sz="0" w:space="0" w:color="auto"/>
                        <w:right w:val="none" w:sz="0" w:space="0" w:color="auto"/>
                      </w:divBdr>
                    </w:div>
                  </w:divsChild>
                </w:div>
                <w:div w:id="1216505245">
                  <w:marLeft w:val="0"/>
                  <w:marRight w:val="0"/>
                  <w:marTop w:val="0"/>
                  <w:marBottom w:val="0"/>
                  <w:divBdr>
                    <w:top w:val="none" w:sz="0" w:space="0" w:color="auto"/>
                    <w:left w:val="none" w:sz="0" w:space="0" w:color="auto"/>
                    <w:bottom w:val="none" w:sz="0" w:space="0" w:color="auto"/>
                    <w:right w:val="none" w:sz="0" w:space="0" w:color="auto"/>
                  </w:divBdr>
                  <w:divsChild>
                    <w:div w:id="611715855">
                      <w:marLeft w:val="0"/>
                      <w:marRight w:val="0"/>
                      <w:marTop w:val="0"/>
                      <w:marBottom w:val="0"/>
                      <w:divBdr>
                        <w:top w:val="none" w:sz="0" w:space="0" w:color="auto"/>
                        <w:left w:val="none" w:sz="0" w:space="0" w:color="auto"/>
                        <w:bottom w:val="none" w:sz="0" w:space="0" w:color="auto"/>
                        <w:right w:val="none" w:sz="0" w:space="0" w:color="auto"/>
                      </w:divBdr>
                    </w:div>
                  </w:divsChild>
                </w:div>
                <w:div w:id="1240210381">
                  <w:marLeft w:val="0"/>
                  <w:marRight w:val="0"/>
                  <w:marTop w:val="0"/>
                  <w:marBottom w:val="0"/>
                  <w:divBdr>
                    <w:top w:val="none" w:sz="0" w:space="0" w:color="auto"/>
                    <w:left w:val="none" w:sz="0" w:space="0" w:color="auto"/>
                    <w:bottom w:val="none" w:sz="0" w:space="0" w:color="auto"/>
                    <w:right w:val="none" w:sz="0" w:space="0" w:color="auto"/>
                  </w:divBdr>
                  <w:divsChild>
                    <w:div w:id="1410999711">
                      <w:marLeft w:val="0"/>
                      <w:marRight w:val="0"/>
                      <w:marTop w:val="0"/>
                      <w:marBottom w:val="0"/>
                      <w:divBdr>
                        <w:top w:val="none" w:sz="0" w:space="0" w:color="auto"/>
                        <w:left w:val="none" w:sz="0" w:space="0" w:color="auto"/>
                        <w:bottom w:val="none" w:sz="0" w:space="0" w:color="auto"/>
                        <w:right w:val="none" w:sz="0" w:space="0" w:color="auto"/>
                      </w:divBdr>
                    </w:div>
                  </w:divsChild>
                </w:div>
                <w:div w:id="1346899951">
                  <w:marLeft w:val="0"/>
                  <w:marRight w:val="0"/>
                  <w:marTop w:val="0"/>
                  <w:marBottom w:val="0"/>
                  <w:divBdr>
                    <w:top w:val="none" w:sz="0" w:space="0" w:color="auto"/>
                    <w:left w:val="none" w:sz="0" w:space="0" w:color="auto"/>
                    <w:bottom w:val="none" w:sz="0" w:space="0" w:color="auto"/>
                    <w:right w:val="none" w:sz="0" w:space="0" w:color="auto"/>
                  </w:divBdr>
                  <w:divsChild>
                    <w:div w:id="341705233">
                      <w:marLeft w:val="0"/>
                      <w:marRight w:val="0"/>
                      <w:marTop w:val="0"/>
                      <w:marBottom w:val="0"/>
                      <w:divBdr>
                        <w:top w:val="none" w:sz="0" w:space="0" w:color="auto"/>
                        <w:left w:val="none" w:sz="0" w:space="0" w:color="auto"/>
                        <w:bottom w:val="none" w:sz="0" w:space="0" w:color="auto"/>
                        <w:right w:val="none" w:sz="0" w:space="0" w:color="auto"/>
                      </w:divBdr>
                    </w:div>
                  </w:divsChild>
                </w:div>
                <w:div w:id="1403260937">
                  <w:marLeft w:val="0"/>
                  <w:marRight w:val="0"/>
                  <w:marTop w:val="0"/>
                  <w:marBottom w:val="0"/>
                  <w:divBdr>
                    <w:top w:val="none" w:sz="0" w:space="0" w:color="auto"/>
                    <w:left w:val="none" w:sz="0" w:space="0" w:color="auto"/>
                    <w:bottom w:val="none" w:sz="0" w:space="0" w:color="auto"/>
                    <w:right w:val="none" w:sz="0" w:space="0" w:color="auto"/>
                  </w:divBdr>
                  <w:divsChild>
                    <w:div w:id="1565526796">
                      <w:marLeft w:val="0"/>
                      <w:marRight w:val="0"/>
                      <w:marTop w:val="0"/>
                      <w:marBottom w:val="0"/>
                      <w:divBdr>
                        <w:top w:val="none" w:sz="0" w:space="0" w:color="auto"/>
                        <w:left w:val="none" w:sz="0" w:space="0" w:color="auto"/>
                        <w:bottom w:val="none" w:sz="0" w:space="0" w:color="auto"/>
                        <w:right w:val="none" w:sz="0" w:space="0" w:color="auto"/>
                      </w:divBdr>
                    </w:div>
                  </w:divsChild>
                </w:div>
                <w:div w:id="1449734688">
                  <w:marLeft w:val="0"/>
                  <w:marRight w:val="0"/>
                  <w:marTop w:val="0"/>
                  <w:marBottom w:val="0"/>
                  <w:divBdr>
                    <w:top w:val="none" w:sz="0" w:space="0" w:color="auto"/>
                    <w:left w:val="none" w:sz="0" w:space="0" w:color="auto"/>
                    <w:bottom w:val="none" w:sz="0" w:space="0" w:color="auto"/>
                    <w:right w:val="none" w:sz="0" w:space="0" w:color="auto"/>
                  </w:divBdr>
                  <w:divsChild>
                    <w:div w:id="816146595">
                      <w:marLeft w:val="0"/>
                      <w:marRight w:val="0"/>
                      <w:marTop w:val="0"/>
                      <w:marBottom w:val="0"/>
                      <w:divBdr>
                        <w:top w:val="none" w:sz="0" w:space="0" w:color="auto"/>
                        <w:left w:val="none" w:sz="0" w:space="0" w:color="auto"/>
                        <w:bottom w:val="none" w:sz="0" w:space="0" w:color="auto"/>
                        <w:right w:val="none" w:sz="0" w:space="0" w:color="auto"/>
                      </w:divBdr>
                    </w:div>
                  </w:divsChild>
                </w:div>
                <w:div w:id="1507863760">
                  <w:marLeft w:val="0"/>
                  <w:marRight w:val="0"/>
                  <w:marTop w:val="0"/>
                  <w:marBottom w:val="0"/>
                  <w:divBdr>
                    <w:top w:val="none" w:sz="0" w:space="0" w:color="auto"/>
                    <w:left w:val="none" w:sz="0" w:space="0" w:color="auto"/>
                    <w:bottom w:val="none" w:sz="0" w:space="0" w:color="auto"/>
                    <w:right w:val="none" w:sz="0" w:space="0" w:color="auto"/>
                  </w:divBdr>
                  <w:divsChild>
                    <w:div w:id="309869541">
                      <w:marLeft w:val="0"/>
                      <w:marRight w:val="0"/>
                      <w:marTop w:val="0"/>
                      <w:marBottom w:val="0"/>
                      <w:divBdr>
                        <w:top w:val="none" w:sz="0" w:space="0" w:color="auto"/>
                        <w:left w:val="none" w:sz="0" w:space="0" w:color="auto"/>
                        <w:bottom w:val="none" w:sz="0" w:space="0" w:color="auto"/>
                        <w:right w:val="none" w:sz="0" w:space="0" w:color="auto"/>
                      </w:divBdr>
                    </w:div>
                    <w:div w:id="931626734">
                      <w:marLeft w:val="0"/>
                      <w:marRight w:val="0"/>
                      <w:marTop w:val="0"/>
                      <w:marBottom w:val="0"/>
                      <w:divBdr>
                        <w:top w:val="none" w:sz="0" w:space="0" w:color="auto"/>
                        <w:left w:val="none" w:sz="0" w:space="0" w:color="auto"/>
                        <w:bottom w:val="none" w:sz="0" w:space="0" w:color="auto"/>
                        <w:right w:val="none" w:sz="0" w:space="0" w:color="auto"/>
                      </w:divBdr>
                    </w:div>
                  </w:divsChild>
                </w:div>
                <w:div w:id="1768771959">
                  <w:marLeft w:val="0"/>
                  <w:marRight w:val="0"/>
                  <w:marTop w:val="0"/>
                  <w:marBottom w:val="0"/>
                  <w:divBdr>
                    <w:top w:val="none" w:sz="0" w:space="0" w:color="auto"/>
                    <w:left w:val="none" w:sz="0" w:space="0" w:color="auto"/>
                    <w:bottom w:val="none" w:sz="0" w:space="0" w:color="auto"/>
                    <w:right w:val="none" w:sz="0" w:space="0" w:color="auto"/>
                  </w:divBdr>
                  <w:divsChild>
                    <w:div w:id="1974746262">
                      <w:marLeft w:val="0"/>
                      <w:marRight w:val="0"/>
                      <w:marTop w:val="0"/>
                      <w:marBottom w:val="0"/>
                      <w:divBdr>
                        <w:top w:val="none" w:sz="0" w:space="0" w:color="auto"/>
                        <w:left w:val="none" w:sz="0" w:space="0" w:color="auto"/>
                        <w:bottom w:val="none" w:sz="0" w:space="0" w:color="auto"/>
                        <w:right w:val="none" w:sz="0" w:space="0" w:color="auto"/>
                      </w:divBdr>
                    </w:div>
                  </w:divsChild>
                </w:div>
                <w:div w:id="1834297139">
                  <w:marLeft w:val="0"/>
                  <w:marRight w:val="0"/>
                  <w:marTop w:val="0"/>
                  <w:marBottom w:val="0"/>
                  <w:divBdr>
                    <w:top w:val="none" w:sz="0" w:space="0" w:color="auto"/>
                    <w:left w:val="none" w:sz="0" w:space="0" w:color="auto"/>
                    <w:bottom w:val="none" w:sz="0" w:space="0" w:color="auto"/>
                    <w:right w:val="none" w:sz="0" w:space="0" w:color="auto"/>
                  </w:divBdr>
                  <w:divsChild>
                    <w:div w:id="721292248">
                      <w:marLeft w:val="0"/>
                      <w:marRight w:val="0"/>
                      <w:marTop w:val="0"/>
                      <w:marBottom w:val="0"/>
                      <w:divBdr>
                        <w:top w:val="none" w:sz="0" w:space="0" w:color="auto"/>
                        <w:left w:val="none" w:sz="0" w:space="0" w:color="auto"/>
                        <w:bottom w:val="none" w:sz="0" w:space="0" w:color="auto"/>
                        <w:right w:val="none" w:sz="0" w:space="0" w:color="auto"/>
                      </w:divBdr>
                    </w:div>
                  </w:divsChild>
                </w:div>
                <w:div w:id="1846171130">
                  <w:marLeft w:val="0"/>
                  <w:marRight w:val="0"/>
                  <w:marTop w:val="0"/>
                  <w:marBottom w:val="0"/>
                  <w:divBdr>
                    <w:top w:val="none" w:sz="0" w:space="0" w:color="auto"/>
                    <w:left w:val="none" w:sz="0" w:space="0" w:color="auto"/>
                    <w:bottom w:val="none" w:sz="0" w:space="0" w:color="auto"/>
                    <w:right w:val="none" w:sz="0" w:space="0" w:color="auto"/>
                  </w:divBdr>
                  <w:divsChild>
                    <w:div w:id="594477866">
                      <w:marLeft w:val="0"/>
                      <w:marRight w:val="0"/>
                      <w:marTop w:val="0"/>
                      <w:marBottom w:val="0"/>
                      <w:divBdr>
                        <w:top w:val="none" w:sz="0" w:space="0" w:color="auto"/>
                        <w:left w:val="none" w:sz="0" w:space="0" w:color="auto"/>
                        <w:bottom w:val="none" w:sz="0" w:space="0" w:color="auto"/>
                        <w:right w:val="none" w:sz="0" w:space="0" w:color="auto"/>
                      </w:divBdr>
                    </w:div>
                  </w:divsChild>
                </w:div>
                <w:div w:id="1911191139">
                  <w:marLeft w:val="0"/>
                  <w:marRight w:val="0"/>
                  <w:marTop w:val="0"/>
                  <w:marBottom w:val="0"/>
                  <w:divBdr>
                    <w:top w:val="none" w:sz="0" w:space="0" w:color="auto"/>
                    <w:left w:val="none" w:sz="0" w:space="0" w:color="auto"/>
                    <w:bottom w:val="none" w:sz="0" w:space="0" w:color="auto"/>
                    <w:right w:val="none" w:sz="0" w:space="0" w:color="auto"/>
                  </w:divBdr>
                  <w:divsChild>
                    <w:div w:id="371424234">
                      <w:marLeft w:val="0"/>
                      <w:marRight w:val="0"/>
                      <w:marTop w:val="0"/>
                      <w:marBottom w:val="0"/>
                      <w:divBdr>
                        <w:top w:val="none" w:sz="0" w:space="0" w:color="auto"/>
                        <w:left w:val="none" w:sz="0" w:space="0" w:color="auto"/>
                        <w:bottom w:val="none" w:sz="0" w:space="0" w:color="auto"/>
                        <w:right w:val="none" w:sz="0" w:space="0" w:color="auto"/>
                      </w:divBdr>
                    </w:div>
                  </w:divsChild>
                </w:div>
                <w:div w:id="1912419445">
                  <w:marLeft w:val="0"/>
                  <w:marRight w:val="0"/>
                  <w:marTop w:val="0"/>
                  <w:marBottom w:val="0"/>
                  <w:divBdr>
                    <w:top w:val="none" w:sz="0" w:space="0" w:color="auto"/>
                    <w:left w:val="none" w:sz="0" w:space="0" w:color="auto"/>
                    <w:bottom w:val="none" w:sz="0" w:space="0" w:color="auto"/>
                    <w:right w:val="none" w:sz="0" w:space="0" w:color="auto"/>
                  </w:divBdr>
                  <w:divsChild>
                    <w:div w:id="1385445853">
                      <w:marLeft w:val="0"/>
                      <w:marRight w:val="0"/>
                      <w:marTop w:val="0"/>
                      <w:marBottom w:val="0"/>
                      <w:divBdr>
                        <w:top w:val="none" w:sz="0" w:space="0" w:color="auto"/>
                        <w:left w:val="none" w:sz="0" w:space="0" w:color="auto"/>
                        <w:bottom w:val="none" w:sz="0" w:space="0" w:color="auto"/>
                        <w:right w:val="none" w:sz="0" w:space="0" w:color="auto"/>
                      </w:divBdr>
                    </w:div>
                  </w:divsChild>
                </w:div>
                <w:div w:id="1922786080">
                  <w:marLeft w:val="0"/>
                  <w:marRight w:val="0"/>
                  <w:marTop w:val="0"/>
                  <w:marBottom w:val="0"/>
                  <w:divBdr>
                    <w:top w:val="none" w:sz="0" w:space="0" w:color="auto"/>
                    <w:left w:val="none" w:sz="0" w:space="0" w:color="auto"/>
                    <w:bottom w:val="none" w:sz="0" w:space="0" w:color="auto"/>
                    <w:right w:val="none" w:sz="0" w:space="0" w:color="auto"/>
                  </w:divBdr>
                  <w:divsChild>
                    <w:div w:id="553852359">
                      <w:marLeft w:val="0"/>
                      <w:marRight w:val="0"/>
                      <w:marTop w:val="0"/>
                      <w:marBottom w:val="0"/>
                      <w:divBdr>
                        <w:top w:val="none" w:sz="0" w:space="0" w:color="auto"/>
                        <w:left w:val="none" w:sz="0" w:space="0" w:color="auto"/>
                        <w:bottom w:val="none" w:sz="0" w:space="0" w:color="auto"/>
                        <w:right w:val="none" w:sz="0" w:space="0" w:color="auto"/>
                      </w:divBdr>
                    </w:div>
                  </w:divsChild>
                </w:div>
                <w:div w:id="1952935274">
                  <w:marLeft w:val="0"/>
                  <w:marRight w:val="0"/>
                  <w:marTop w:val="0"/>
                  <w:marBottom w:val="0"/>
                  <w:divBdr>
                    <w:top w:val="none" w:sz="0" w:space="0" w:color="auto"/>
                    <w:left w:val="none" w:sz="0" w:space="0" w:color="auto"/>
                    <w:bottom w:val="none" w:sz="0" w:space="0" w:color="auto"/>
                    <w:right w:val="none" w:sz="0" w:space="0" w:color="auto"/>
                  </w:divBdr>
                  <w:divsChild>
                    <w:div w:id="2085107645">
                      <w:marLeft w:val="0"/>
                      <w:marRight w:val="0"/>
                      <w:marTop w:val="0"/>
                      <w:marBottom w:val="0"/>
                      <w:divBdr>
                        <w:top w:val="none" w:sz="0" w:space="0" w:color="auto"/>
                        <w:left w:val="none" w:sz="0" w:space="0" w:color="auto"/>
                        <w:bottom w:val="none" w:sz="0" w:space="0" w:color="auto"/>
                        <w:right w:val="none" w:sz="0" w:space="0" w:color="auto"/>
                      </w:divBdr>
                    </w:div>
                  </w:divsChild>
                </w:div>
                <w:div w:id="2014455333">
                  <w:marLeft w:val="0"/>
                  <w:marRight w:val="0"/>
                  <w:marTop w:val="0"/>
                  <w:marBottom w:val="0"/>
                  <w:divBdr>
                    <w:top w:val="none" w:sz="0" w:space="0" w:color="auto"/>
                    <w:left w:val="none" w:sz="0" w:space="0" w:color="auto"/>
                    <w:bottom w:val="none" w:sz="0" w:space="0" w:color="auto"/>
                    <w:right w:val="none" w:sz="0" w:space="0" w:color="auto"/>
                  </w:divBdr>
                  <w:divsChild>
                    <w:div w:id="348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5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41f2389-fbeb-4ca4-8596-d361cbd07086" xsi:nil="true"/>
    <lcf76f155ced4ddcb4097134ff3c332f xmlns="d9204da9-91e4-465b-8153-a82e76492ebc">
      <Terms xmlns="http://schemas.microsoft.com/office/infopath/2007/PartnerControls"/>
    </lcf76f155ced4ddcb4097134ff3c332f>
    <SharedWithUsers xmlns="941f2389-fbeb-4ca4-8596-d361cbd07086">
      <UserInfo>
        <DisplayName>Jake Allred</DisplayName>
        <AccountId>1019</AccountId>
        <AccountType/>
      </UserInfo>
      <UserInfo>
        <DisplayName>Yumi Suzuki</DisplayName>
        <AccountId>1290</AccountId>
        <AccountType/>
      </UserInfo>
      <UserInfo>
        <DisplayName>Sushma R</DisplayName>
        <AccountId>1576</AccountId>
        <AccountType/>
      </UserInfo>
      <UserInfo>
        <DisplayName>Aman Maurya</DisplayName>
        <AccountId>2761</AccountId>
        <AccountType/>
      </UserInfo>
      <UserInfo>
        <DisplayName>Gianpaul Campoli</DisplayName>
        <AccountId>3899</AccountId>
        <AccountType/>
      </UserInfo>
      <UserInfo>
        <DisplayName>Yashar Avram</DisplayName>
        <AccountId>4187</AccountId>
        <AccountType/>
      </UserInfo>
      <UserInfo>
        <DisplayName>Shiva Kumar S P</DisplayName>
        <AccountId>4391</AccountId>
        <AccountType/>
      </UserInfo>
      <UserInfo>
        <DisplayName>Elena Pezzia-Fornero</DisplayName>
        <AccountId>4422</AccountId>
        <AccountType/>
      </UserInfo>
      <UserInfo>
        <DisplayName>Salman Ashraf</DisplayName>
        <AccountId>4347</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325432025020F41BCCF39347950C702" ma:contentTypeVersion="15" ma:contentTypeDescription="Create a new document." ma:contentTypeScope="" ma:versionID="4d9776c7fd69060a7aa9a5dc0b2ac03f">
  <xsd:schema xmlns:xsd="http://www.w3.org/2001/XMLSchema" xmlns:xs="http://www.w3.org/2001/XMLSchema" xmlns:p="http://schemas.microsoft.com/office/2006/metadata/properties" xmlns:ns2="d9204da9-91e4-465b-8153-a82e76492ebc" xmlns:ns3="941f2389-fbeb-4ca4-8596-d361cbd07086" targetNamespace="http://schemas.microsoft.com/office/2006/metadata/properties" ma:root="true" ma:fieldsID="f557577364ed692b2cb807b97e0f5715" ns2:_="" ns3:_="">
    <xsd:import namespace="d9204da9-91e4-465b-8153-a82e76492ebc"/>
    <xsd:import namespace="941f2389-fbeb-4ca4-8596-d361cbd070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204da9-91e4-465b-8153-a82e76492e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1daa41-56b4-4620-81a0-b7316f7f93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1f2389-fbeb-4ca4-8596-d361cbd070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f4670d0-6fa3-4ba5-8504-1a5fd9d95ae5}" ma:internalName="TaxCatchAll" ma:showField="CatchAllData" ma:web="941f2389-fbeb-4ca4-8596-d361cbd070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B4FC75-F982-4875-BE5E-6494A1BF06A8}">
  <ds:schemaRefs>
    <ds:schemaRef ds:uri="http://schemas.openxmlformats.org/officeDocument/2006/bibliography"/>
  </ds:schemaRefs>
</ds:datastoreItem>
</file>

<file path=customXml/itemProps2.xml><?xml version="1.0" encoding="utf-8"?>
<ds:datastoreItem xmlns:ds="http://schemas.openxmlformats.org/officeDocument/2006/customXml" ds:itemID="{593F3995-CF66-4972-96CB-EC428532E2B8}">
  <ds:schemaRefs>
    <ds:schemaRef ds:uri="http://schemas.microsoft.com/sharepoint/v3/contenttype/forms"/>
  </ds:schemaRefs>
</ds:datastoreItem>
</file>

<file path=customXml/itemProps3.xml><?xml version="1.0" encoding="utf-8"?>
<ds:datastoreItem xmlns:ds="http://schemas.openxmlformats.org/officeDocument/2006/customXml" ds:itemID="{1432944D-2A4E-4254-8C3C-FB9D5DAC54F9}">
  <ds:schemaRefs>
    <ds:schemaRef ds:uri="http://schemas.microsoft.com/office/2006/metadata/properties"/>
    <ds:schemaRef ds:uri="http://schemas.microsoft.com/office/infopath/2007/PartnerControls"/>
    <ds:schemaRef ds:uri="941f2389-fbeb-4ca4-8596-d361cbd07086"/>
    <ds:schemaRef ds:uri="d9204da9-91e4-465b-8153-a82e76492ebc"/>
  </ds:schemaRefs>
</ds:datastoreItem>
</file>

<file path=customXml/itemProps4.xml><?xml version="1.0" encoding="utf-8"?>
<ds:datastoreItem xmlns:ds="http://schemas.openxmlformats.org/officeDocument/2006/customXml" ds:itemID="{EF0B9E79-B6A0-45D0-AF8E-D0E56AF7E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204da9-91e4-465b-8153-a82e76492ebc"/>
    <ds:schemaRef ds:uri="941f2389-fbeb-4ca4-8596-d361cbd070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2696</Words>
  <Characters>15370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Gomezcala</dc:creator>
  <cp:keywords/>
  <dc:description/>
  <cp:lastModifiedBy>Gayathiri Kumar</cp:lastModifiedBy>
  <cp:revision>7</cp:revision>
  <dcterms:created xsi:type="dcterms:W3CDTF">2025-07-23T18:12:00Z</dcterms:created>
  <dcterms:modified xsi:type="dcterms:W3CDTF">2025-10-16T15:08:00Z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0x0101007325432025020F41BCCF39347950C702</vt:lpwstr>
  </property>
  <property fmtid="{D5CDD505-2E9C-101B-9397-08002B2CF9AE}" pid="3" name="MediaServiceImageTags">
    <vt:lpwstr/>
  </property>
  <property fmtid="{D5CDD505-2E9C-101B-9397-08002B2CF9AE}" pid="4" name="docLang">
    <vt:lpwstr>en</vt:lpwstr>
  </property>
</Properties>
</file>